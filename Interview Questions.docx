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B21A3" w14:textId="75AA5C02" w:rsidR="00F479EC" w:rsidRDefault="00F479EC" w:rsidP="00A54D43">
      <w:pPr>
        <w:pStyle w:val="ListParagraph"/>
        <w:numPr>
          <w:ilvl w:val="0"/>
          <w:numId w:val="1"/>
        </w:numPr>
        <w:rPr>
          <w:shd w:val="clear" w:color="auto" w:fill="FFFFFF"/>
        </w:rPr>
      </w:pPr>
      <w:r>
        <w:rPr>
          <w:shd w:val="clear" w:color="auto" w:fill="FFFFFF"/>
        </w:rPr>
        <w:t>What is BDD framework?</w:t>
      </w:r>
    </w:p>
    <w:p w14:paraId="65A41397" w14:textId="77777777" w:rsidR="00F479EC" w:rsidRP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shd w:val="clear" w:color="auto" w:fill="FFFFFF"/>
        </w:rPr>
        <w:t xml:space="preserve">Ans. </w:t>
      </w:r>
      <w:r w:rsidRPr="00F479EC">
        <w:rPr>
          <w:rFonts w:ascii="Arial" w:hAnsi="Arial" w:cs="Arial"/>
          <w:color w:val="3A3A3A"/>
          <w:sz w:val="23"/>
          <w:szCs w:val="23"/>
        </w:rPr>
        <w:t>BDD framework i.e. Behavior Driven Development is a software development approach that allows the tester/business analyst to create test cases in simple text language (English).</w:t>
      </w:r>
    </w:p>
    <w:p w14:paraId="62907FD0" w14:textId="77777777" w:rsidR="00F479EC" w:rsidRPr="00F479EC" w:rsidRDefault="00F479EC" w:rsidP="00F479EC">
      <w:pPr>
        <w:shd w:val="clear" w:color="auto" w:fill="FFFFFF"/>
        <w:spacing w:after="336" w:line="240" w:lineRule="auto"/>
        <w:rPr>
          <w:rFonts w:ascii="Arial" w:eastAsia="Times New Roman" w:hAnsi="Arial" w:cs="Arial"/>
          <w:color w:val="3A3A3A"/>
          <w:sz w:val="23"/>
          <w:szCs w:val="23"/>
        </w:rPr>
      </w:pPr>
      <w:r w:rsidRPr="00F479EC">
        <w:rPr>
          <w:rFonts w:ascii="Arial" w:eastAsia="Times New Roman" w:hAnsi="Arial" w:cs="Arial"/>
          <w:color w:val="3A3A3A"/>
          <w:sz w:val="23"/>
          <w:szCs w:val="23"/>
        </w:rPr>
        <w:t>The simple language used in the scenarios helps even non-technical team members to understand what is going on in the software project. This helps and improves communication among technical and non-technical teams, managers, and stakeholders.</w:t>
      </w:r>
    </w:p>
    <w:p w14:paraId="1011EE2B" w14:textId="791ABF78" w:rsidR="00F479EC" w:rsidRPr="00F479EC" w:rsidRDefault="00F479EC" w:rsidP="00A54D43">
      <w:pPr>
        <w:pStyle w:val="Heading2"/>
        <w:numPr>
          <w:ilvl w:val="0"/>
          <w:numId w:val="1"/>
        </w:numPr>
        <w:shd w:val="clear" w:color="auto" w:fill="FFFFFF"/>
        <w:spacing w:before="0" w:beforeAutospacing="0" w:after="0" w:afterAutospacing="0" w:line="312" w:lineRule="atLeast"/>
        <w:rPr>
          <w:rFonts w:ascii="Arial" w:hAnsi="Arial" w:cs="Arial"/>
          <w:color w:val="3A3A3A"/>
          <w:sz w:val="38"/>
          <w:szCs w:val="38"/>
        </w:rPr>
      </w:pPr>
      <w:r w:rsidRPr="00F479EC">
        <w:rPr>
          <w:rFonts w:ascii="Arial" w:hAnsi="Arial" w:cs="Arial"/>
          <w:color w:val="3A3A3A"/>
          <w:sz w:val="38"/>
          <w:szCs w:val="38"/>
          <w:bdr w:val="none" w:sz="0" w:space="0" w:color="auto" w:frame="1"/>
        </w:rPr>
        <w:t xml:space="preserve"> What Is BDD Behavior Driven Development?</w:t>
      </w:r>
    </w:p>
    <w:p w14:paraId="1AEA8F30" w14:textId="77777777" w:rsidR="00F479EC" w:rsidRPr="00F479EC" w:rsidRDefault="00F479EC" w:rsidP="00F479EC">
      <w:pPr>
        <w:shd w:val="clear" w:color="auto" w:fill="FFFFFF"/>
        <w:spacing w:after="336" w:line="240" w:lineRule="auto"/>
        <w:rPr>
          <w:rFonts w:ascii="Arial" w:eastAsia="Times New Roman" w:hAnsi="Arial" w:cs="Arial"/>
          <w:color w:val="3A3A3A"/>
          <w:sz w:val="23"/>
          <w:szCs w:val="23"/>
        </w:rPr>
      </w:pPr>
      <w:r w:rsidRPr="00F479EC">
        <w:rPr>
          <w:rFonts w:ascii="Arial" w:eastAsia="Times New Roman" w:hAnsi="Arial" w:cs="Arial"/>
          <w:color w:val="3A3A3A"/>
          <w:sz w:val="23"/>
          <w:szCs w:val="23"/>
        </w:rPr>
        <w:t xml:space="preserve">BDD transpires from the TDD i.e. </w:t>
      </w:r>
      <w:proofErr w:type="gramStart"/>
      <w:r w:rsidRPr="00F479EC">
        <w:rPr>
          <w:rFonts w:ascii="Arial" w:eastAsia="Times New Roman" w:hAnsi="Arial" w:cs="Arial"/>
          <w:color w:val="3A3A3A"/>
          <w:sz w:val="23"/>
          <w:szCs w:val="23"/>
        </w:rPr>
        <w:t>Test Driven</w:t>
      </w:r>
      <w:proofErr w:type="gramEnd"/>
      <w:r w:rsidRPr="00F479EC">
        <w:rPr>
          <w:rFonts w:ascii="Arial" w:eastAsia="Times New Roman" w:hAnsi="Arial" w:cs="Arial"/>
          <w:color w:val="3A3A3A"/>
          <w:sz w:val="23"/>
          <w:szCs w:val="23"/>
        </w:rPr>
        <w:t xml:space="preserve"> Development which allows the users to work with multiple test data with minimum intervention in the software code and thereby helps to increase the reusability of the code, which is a time-saving mechanism in software development/ test automation.</w:t>
      </w:r>
    </w:p>
    <w:p w14:paraId="3383D451" w14:textId="77777777" w:rsidR="00F479EC" w:rsidRPr="00F479EC" w:rsidRDefault="00F479EC" w:rsidP="00F479EC">
      <w:pPr>
        <w:shd w:val="clear" w:color="auto" w:fill="FFFFFF"/>
        <w:spacing w:after="0" w:line="240" w:lineRule="auto"/>
        <w:rPr>
          <w:rFonts w:ascii="Arial" w:eastAsia="Times New Roman" w:hAnsi="Arial" w:cs="Arial"/>
          <w:color w:val="3A3A3A"/>
          <w:sz w:val="23"/>
          <w:szCs w:val="23"/>
        </w:rPr>
      </w:pPr>
      <w:r w:rsidRPr="00F479EC">
        <w:rPr>
          <w:rFonts w:ascii="Arial" w:eastAsia="Times New Roman" w:hAnsi="Arial" w:cs="Arial"/>
          <w:b/>
          <w:bCs/>
          <w:color w:val="3A3A3A"/>
          <w:sz w:val="23"/>
          <w:szCs w:val="23"/>
          <w:bdr w:val="none" w:sz="0" w:space="0" w:color="auto" w:frame="1"/>
        </w:rPr>
        <w:t>By inheriting TDD, BDD also has all those features along with its advantages.</w:t>
      </w:r>
    </w:p>
    <w:p w14:paraId="637503E3" w14:textId="77777777" w:rsidR="00F479EC" w:rsidRPr="00F479EC" w:rsidRDefault="00F479EC" w:rsidP="00A54D43">
      <w:pPr>
        <w:numPr>
          <w:ilvl w:val="0"/>
          <w:numId w:val="2"/>
        </w:numPr>
        <w:shd w:val="clear" w:color="auto" w:fill="FFFFFF"/>
        <w:spacing w:after="0" w:line="240" w:lineRule="auto"/>
        <w:rPr>
          <w:rFonts w:ascii="Arial" w:eastAsia="Times New Roman" w:hAnsi="Arial" w:cs="Arial"/>
          <w:color w:val="3A3A3A"/>
          <w:sz w:val="23"/>
          <w:szCs w:val="23"/>
        </w:rPr>
      </w:pPr>
      <w:r w:rsidRPr="00F479EC">
        <w:rPr>
          <w:rFonts w:ascii="Arial" w:eastAsia="Times New Roman" w:hAnsi="Arial" w:cs="Arial"/>
          <w:color w:val="3A3A3A"/>
          <w:sz w:val="23"/>
          <w:szCs w:val="23"/>
        </w:rPr>
        <w:t>Test scenarios are written separately in a different file, named as Feature file.</w:t>
      </w:r>
    </w:p>
    <w:p w14:paraId="1B22FADA" w14:textId="77777777" w:rsidR="00F479EC" w:rsidRPr="00F479EC" w:rsidRDefault="00F479EC" w:rsidP="00A54D43">
      <w:pPr>
        <w:numPr>
          <w:ilvl w:val="0"/>
          <w:numId w:val="2"/>
        </w:numPr>
        <w:shd w:val="clear" w:color="auto" w:fill="FFFFFF"/>
        <w:spacing w:after="0" w:line="240" w:lineRule="auto"/>
        <w:rPr>
          <w:rFonts w:ascii="Arial" w:eastAsia="Times New Roman" w:hAnsi="Arial" w:cs="Arial"/>
          <w:color w:val="3A3A3A"/>
          <w:sz w:val="23"/>
          <w:szCs w:val="23"/>
        </w:rPr>
      </w:pPr>
      <w:r w:rsidRPr="00F479EC">
        <w:rPr>
          <w:rFonts w:ascii="Arial" w:eastAsia="Times New Roman" w:hAnsi="Arial" w:cs="Arial"/>
          <w:color w:val="3A3A3A"/>
          <w:sz w:val="23"/>
          <w:szCs w:val="23"/>
        </w:rPr>
        <w:t>Tests are written by focusing user stories and system behavior in a layman language.</w:t>
      </w:r>
    </w:p>
    <w:p w14:paraId="27FE3971" w14:textId="77777777" w:rsidR="00F479EC" w:rsidRPr="00F479EC" w:rsidRDefault="00F479EC" w:rsidP="00A54D43">
      <w:pPr>
        <w:numPr>
          <w:ilvl w:val="0"/>
          <w:numId w:val="2"/>
        </w:numPr>
        <w:shd w:val="clear" w:color="auto" w:fill="FFFFFF"/>
        <w:spacing w:after="0" w:line="240" w:lineRule="auto"/>
        <w:rPr>
          <w:rFonts w:ascii="Arial" w:eastAsia="Times New Roman" w:hAnsi="Arial" w:cs="Arial"/>
          <w:color w:val="3A3A3A"/>
          <w:sz w:val="23"/>
          <w:szCs w:val="23"/>
        </w:rPr>
      </w:pPr>
      <w:r w:rsidRPr="00F479EC">
        <w:rPr>
          <w:rFonts w:ascii="Arial" w:eastAsia="Times New Roman" w:hAnsi="Arial" w:cs="Arial"/>
          <w:color w:val="3A3A3A"/>
          <w:sz w:val="23"/>
          <w:szCs w:val="23"/>
        </w:rPr>
        <w:t>Code is subject to be written differently in step definitions file i.e. Java, Python.</w:t>
      </w:r>
    </w:p>
    <w:p w14:paraId="59B1F3AD" w14:textId="76DA5E4F" w:rsidR="00F479EC" w:rsidRDefault="00F479EC" w:rsidP="00F479EC">
      <w:pPr>
        <w:rPr>
          <w:shd w:val="clear" w:color="auto" w:fill="FFFFFF"/>
        </w:rPr>
      </w:pPr>
    </w:p>
    <w:p w14:paraId="4E64EBF2" w14:textId="4DE8B4CB" w:rsidR="00F479EC" w:rsidRDefault="00F479EC" w:rsidP="00A54D43">
      <w:pPr>
        <w:pStyle w:val="Heading3"/>
        <w:numPr>
          <w:ilvl w:val="0"/>
          <w:numId w:val="1"/>
        </w:numPr>
        <w:shd w:val="clear" w:color="auto" w:fill="FFFFFF"/>
        <w:spacing w:before="0" w:line="288" w:lineRule="atLeast"/>
        <w:rPr>
          <w:rFonts w:ascii="Arial" w:hAnsi="Arial" w:cs="Arial"/>
          <w:color w:val="3A3A3A"/>
          <w:sz w:val="33"/>
          <w:szCs w:val="33"/>
        </w:rPr>
      </w:pPr>
      <w:r>
        <w:rPr>
          <w:rFonts w:ascii="Arial" w:hAnsi="Arial" w:cs="Arial"/>
          <w:b/>
          <w:bCs/>
          <w:color w:val="3A3A3A"/>
          <w:sz w:val="33"/>
          <w:szCs w:val="33"/>
          <w:bdr w:val="none" w:sz="0" w:space="0" w:color="auto" w:frame="1"/>
        </w:rPr>
        <w:t>Why Use BDD Framework?</w:t>
      </w:r>
    </w:p>
    <w:p w14:paraId="10BC90B0"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 xml:space="preserve">Before the BDD framework, everyone was using TDD. TDD works fine in software development, provided the stakeholders are familiar with the framework being used and their technical knowledge is </w:t>
      </w:r>
      <w:proofErr w:type="gramStart"/>
      <w:r>
        <w:rPr>
          <w:rFonts w:ascii="Arial" w:hAnsi="Arial" w:cs="Arial"/>
          <w:color w:val="3A3A3A"/>
          <w:sz w:val="23"/>
          <w:szCs w:val="23"/>
        </w:rPr>
        <w:t>sufficient</w:t>
      </w:r>
      <w:proofErr w:type="gramEnd"/>
      <w:r>
        <w:rPr>
          <w:rFonts w:ascii="Arial" w:hAnsi="Arial" w:cs="Arial"/>
          <w:color w:val="3A3A3A"/>
          <w:sz w:val="23"/>
          <w:szCs w:val="23"/>
        </w:rPr>
        <w:t>. However, this may not be the case always.</w:t>
      </w:r>
    </w:p>
    <w:p w14:paraId="2D076763"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BDD provides a path that acts as a bridge to overcome the gap between the technical and the non-technical teams because the test cases are commonly written in simple text, i.e. English. The main advantage of BDD is the low jargon and clearer approach which is easier to understand.</w:t>
      </w:r>
    </w:p>
    <w:p w14:paraId="140C7D18" w14:textId="6CB07884" w:rsidR="00F479EC" w:rsidRDefault="00F479EC" w:rsidP="00A54D43">
      <w:pPr>
        <w:pStyle w:val="Heading2"/>
        <w:numPr>
          <w:ilvl w:val="0"/>
          <w:numId w:val="1"/>
        </w:numPr>
        <w:shd w:val="clear" w:color="auto" w:fill="FFFFFF"/>
        <w:spacing w:before="0" w:beforeAutospacing="0" w:after="0" w:afterAutospacing="0" w:line="312" w:lineRule="atLeast"/>
        <w:rPr>
          <w:rFonts w:ascii="Arial" w:hAnsi="Arial" w:cs="Arial"/>
          <w:color w:val="3A3A3A"/>
          <w:sz w:val="38"/>
          <w:szCs w:val="38"/>
        </w:rPr>
      </w:pPr>
      <w:r>
        <w:rPr>
          <w:rFonts w:ascii="Arial" w:hAnsi="Arial" w:cs="Arial"/>
          <w:color w:val="3A3A3A"/>
          <w:sz w:val="38"/>
          <w:szCs w:val="38"/>
          <w:bdr w:val="none" w:sz="0" w:space="0" w:color="auto" w:frame="1"/>
        </w:rPr>
        <w:t xml:space="preserve">Advantages </w:t>
      </w:r>
      <w:proofErr w:type="gramStart"/>
      <w:r>
        <w:rPr>
          <w:rFonts w:ascii="Arial" w:hAnsi="Arial" w:cs="Arial"/>
          <w:color w:val="3A3A3A"/>
          <w:sz w:val="38"/>
          <w:szCs w:val="38"/>
          <w:bdr w:val="none" w:sz="0" w:space="0" w:color="auto" w:frame="1"/>
        </w:rPr>
        <w:t>Of</w:t>
      </w:r>
      <w:proofErr w:type="gramEnd"/>
      <w:r>
        <w:rPr>
          <w:rFonts w:ascii="Arial" w:hAnsi="Arial" w:cs="Arial"/>
          <w:color w:val="3A3A3A"/>
          <w:sz w:val="38"/>
          <w:szCs w:val="38"/>
          <w:bdr w:val="none" w:sz="0" w:space="0" w:color="auto" w:frame="1"/>
        </w:rPr>
        <w:t xml:space="preserve"> BDD Framework</w:t>
      </w:r>
    </w:p>
    <w:p w14:paraId="3E27CF45"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Enlisted below are the various advantages of BDD.</w:t>
      </w:r>
    </w:p>
    <w:p w14:paraId="184763D5" w14:textId="77777777" w:rsidR="00F479EC" w:rsidRDefault="00F479EC" w:rsidP="00F479EC">
      <w:pPr>
        <w:pStyle w:val="Heading3"/>
        <w:shd w:val="clear" w:color="auto" w:fill="FFFFFF"/>
        <w:spacing w:before="0" w:line="288" w:lineRule="atLeast"/>
        <w:rPr>
          <w:rFonts w:ascii="Arial" w:hAnsi="Arial" w:cs="Arial"/>
          <w:color w:val="3A3A3A"/>
          <w:sz w:val="33"/>
          <w:szCs w:val="33"/>
        </w:rPr>
      </w:pPr>
      <w:r>
        <w:rPr>
          <w:rFonts w:ascii="Arial" w:hAnsi="Arial" w:cs="Arial"/>
          <w:b/>
          <w:bCs/>
          <w:color w:val="FF6600"/>
          <w:sz w:val="33"/>
          <w:szCs w:val="33"/>
          <w:bdr w:val="none" w:sz="0" w:space="0" w:color="auto" w:frame="1"/>
        </w:rPr>
        <w:t>#1) Coverage of User Stories</w:t>
      </w:r>
    </w:p>
    <w:p w14:paraId="05CDAD16"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Hybrid Framework with BDD is meant to be combined with different features. Every resource in the software development phase can contribute to the BDD framework.</w:t>
      </w:r>
    </w:p>
    <w:p w14:paraId="3E75DC24"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Due to its easy concept of layman text in the form of feature file allows the stakeholders of technical resources to write the scenarios in Gherkin language using the user stories. The compatibility of the plain text helps to gain maximum coverage on testing.</w:t>
      </w:r>
    </w:p>
    <w:p w14:paraId="4A8B1EEE"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lastRenderedPageBreak/>
        <w:t>Feature file containing scenarios are:</w:t>
      </w:r>
    </w:p>
    <w:p w14:paraId="562E5FBC" w14:textId="77777777" w:rsidR="00F479EC" w:rsidRDefault="00F479EC" w:rsidP="00A54D43">
      <w:pPr>
        <w:numPr>
          <w:ilvl w:val="0"/>
          <w:numId w:val="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Defined user stories from the business.</w:t>
      </w:r>
    </w:p>
    <w:p w14:paraId="4C1B8FE1" w14:textId="77777777" w:rsidR="00F479EC" w:rsidRDefault="00F479EC" w:rsidP="00A54D43">
      <w:pPr>
        <w:numPr>
          <w:ilvl w:val="0"/>
          <w:numId w:val="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Criteria for the developers to determine if specifications meet business requirements.</w:t>
      </w:r>
    </w:p>
    <w:p w14:paraId="586B89BF" w14:textId="77777777" w:rsidR="00F479EC" w:rsidRDefault="00F479EC" w:rsidP="00A54D43">
      <w:pPr>
        <w:numPr>
          <w:ilvl w:val="0"/>
          <w:numId w:val="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Test scenarios for the testing team.</w:t>
      </w:r>
    </w:p>
    <w:p w14:paraId="30904A84" w14:textId="77777777" w:rsidR="00F479EC" w:rsidRDefault="00F479EC" w:rsidP="00A54D43">
      <w:pPr>
        <w:numPr>
          <w:ilvl w:val="0"/>
          <w:numId w:val="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Shell cover for an automation tester which allows them to separately write their code in step definition files.</w:t>
      </w:r>
    </w:p>
    <w:p w14:paraId="2A877389" w14:textId="77777777" w:rsidR="00F479EC" w:rsidRDefault="00F479EC" w:rsidP="00A54D43">
      <w:pPr>
        <w:numPr>
          <w:ilvl w:val="0"/>
          <w:numId w:val="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Explained test scenarios for Stakeholders.</w:t>
      </w:r>
    </w:p>
    <w:p w14:paraId="2968107C"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classification of the step definitions helps the automation tester to keep his code untouched which thereby helps in the maintenance of the scripts.</w:t>
      </w:r>
    </w:p>
    <w:p w14:paraId="184D23FD" w14:textId="77777777" w:rsidR="00F479EC" w:rsidRDefault="00F479EC" w:rsidP="00F479EC">
      <w:pPr>
        <w:pStyle w:val="Heading3"/>
        <w:shd w:val="clear" w:color="auto" w:fill="FFFFFF"/>
        <w:spacing w:before="0" w:line="288" w:lineRule="atLeast"/>
        <w:rPr>
          <w:rFonts w:ascii="Arial" w:hAnsi="Arial" w:cs="Arial"/>
          <w:color w:val="3A3A3A"/>
          <w:sz w:val="33"/>
          <w:szCs w:val="33"/>
        </w:rPr>
      </w:pPr>
      <w:r>
        <w:rPr>
          <w:rFonts w:ascii="Arial" w:hAnsi="Arial" w:cs="Arial"/>
          <w:b/>
          <w:bCs/>
          <w:color w:val="FF6600"/>
          <w:sz w:val="33"/>
          <w:szCs w:val="33"/>
          <w:bdr w:val="none" w:sz="0" w:space="0" w:color="auto" w:frame="1"/>
        </w:rPr>
        <w:t>#2) Clarity of Scenarios</w:t>
      </w:r>
    </w:p>
    <w:p w14:paraId="626A6A90"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Gherkin language uses plain layman text that is focused on the outcome of the product which is being tested/developed using BDD.</w:t>
      </w:r>
    </w:p>
    <w:p w14:paraId="2787055C"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As feature file separate the technical description in a different step definitions file for automation testers, it smartly helps a non-technical person to understand the automated test easily. Any updates can be implemented in a small discussion.</w:t>
      </w:r>
    </w:p>
    <w:p w14:paraId="01E5553F"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Readability power of gherkin guarantees the clarity of scenarios to each of its user which in turn, helps in building the right product.</w:t>
      </w:r>
    </w:p>
    <w:p w14:paraId="5603F58D" w14:textId="77777777" w:rsidR="00F479EC" w:rsidRDefault="00F479EC" w:rsidP="00F479EC">
      <w:pPr>
        <w:pStyle w:val="Heading3"/>
        <w:shd w:val="clear" w:color="auto" w:fill="FFFFFF"/>
        <w:spacing w:before="0" w:line="288" w:lineRule="atLeast"/>
        <w:rPr>
          <w:rFonts w:ascii="Arial" w:hAnsi="Arial" w:cs="Arial"/>
          <w:color w:val="3A3A3A"/>
          <w:sz w:val="33"/>
          <w:szCs w:val="33"/>
        </w:rPr>
      </w:pPr>
      <w:r>
        <w:rPr>
          <w:rFonts w:ascii="Arial" w:hAnsi="Arial" w:cs="Arial"/>
          <w:b/>
          <w:bCs/>
          <w:color w:val="FF6600"/>
          <w:sz w:val="33"/>
          <w:szCs w:val="33"/>
          <w:bdr w:val="none" w:sz="0" w:space="0" w:color="auto" w:frame="1"/>
        </w:rPr>
        <w:t>#3) Automation of Test Scenarios</w:t>
      </w:r>
    </w:p>
    <w:p w14:paraId="70F00DBF"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Cucumber implementation in a BDD framework allows an automation tester to easily initiate the scripting with the right approach. Easy language of cucumber scenarios helps them to understand the functionality in a better way.</w:t>
      </w:r>
    </w:p>
    <w:p w14:paraId="444C3BF7"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Cucumber is a language-independent plugin as it is compatible with many programming languages </w:t>
      </w:r>
      <w:r>
        <w:rPr>
          <w:rStyle w:val="Strong"/>
          <w:rFonts w:ascii="Arial" w:hAnsi="Arial" w:cs="Arial"/>
          <w:color w:val="3A3A3A"/>
          <w:sz w:val="23"/>
          <w:szCs w:val="23"/>
          <w:bdr w:val="none" w:sz="0" w:space="0" w:color="auto" w:frame="1"/>
        </w:rPr>
        <w:t>E.g.</w:t>
      </w:r>
      <w:r>
        <w:rPr>
          <w:rFonts w:ascii="Arial" w:hAnsi="Arial" w:cs="Arial"/>
          <w:color w:val="3A3A3A"/>
          <w:sz w:val="23"/>
          <w:szCs w:val="23"/>
        </w:rPr>
        <w:t> </w:t>
      </w:r>
      <w:hyperlink r:id="rId5" w:history="1">
        <w:r>
          <w:rPr>
            <w:rStyle w:val="Hyperlink"/>
            <w:rFonts w:ascii="Arial" w:hAnsi="Arial" w:cs="Arial"/>
            <w:color w:val="DB0700"/>
            <w:sz w:val="23"/>
            <w:szCs w:val="23"/>
            <w:bdr w:val="none" w:sz="0" w:space="0" w:color="auto" w:frame="1"/>
          </w:rPr>
          <w:t>Java</w:t>
        </w:r>
      </w:hyperlink>
      <w:r>
        <w:rPr>
          <w:rFonts w:ascii="Arial" w:hAnsi="Arial" w:cs="Arial"/>
          <w:color w:val="3A3A3A"/>
          <w:sz w:val="23"/>
          <w:szCs w:val="23"/>
        </w:rPr>
        <w:t>, </w:t>
      </w:r>
      <w:hyperlink r:id="rId6" w:history="1">
        <w:r>
          <w:rPr>
            <w:rStyle w:val="Hyperlink"/>
            <w:rFonts w:ascii="Arial" w:hAnsi="Arial" w:cs="Arial"/>
            <w:color w:val="DB0700"/>
            <w:sz w:val="23"/>
            <w:szCs w:val="23"/>
            <w:bdr w:val="none" w:sz="0" w:space="0" w:color="auto" w:frame="1"/>
          </w:rPr>
          <w:t>Python</w:t>
        </w:r>
      </w:hyperlink>
      <w:r>
        <w:rPr>
          <w:rFonts w:ascii="Arial" w:hAnsi="Arial" w:cs="Arial"/>
          <w:color w:val="3A3A3A"/>
          <w:sz w:val="23"/>
          <w:szCs w:val="23"/>
        </w:rPr>
        <w:t>, etc.</w:t>
      </w:r>
    </w:p>
    <w:p w14:paraId="3BA55C01"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Emphasis"/>
          <w:rFonts w:ascii="Arial" w:hAnsi="Arial" w:cs="Arial"/>
          <w:b/>
          <w:bCs/>
          <w:color w:val="3A3A3A"/>
          <w:sz w:val="23"/>
          <w:szCs w:val="23"/>
          <w:bdr w:val="none" w:sz="0" w:space="0" w:color="auto" w:frame="1"/>
        </w:rPr>
        <w:t>Also Read =&gt;</w:t>
      </w:r>
      <w:r>
        <w:rPr>
          <w:rStyle w:val="Strong"/>
          <w:rFonts w:ascii="Arial" w:hAnsi="Arial" w:cs="Arial"/>
          <w:color w:val="3A3A3A"/>
          <w:sz w:val="23"/>
          <w:szCs w:val="23"/>
          <w:bdr w:val="none" w:sz="0" w:space="0" w:color="auto" w:frame="1"/>
        </w:rPr>
        <w:t> </w:t>
      </w:r>
      <w:hyperlink r:id="rId7" w:history="1">
        <w:r>
          <w:rPr>
            <w:rStyle w:val="Hyperlink"/>
            <w:rFonts w:ascii="Arial" w:hAnsi="Arial" w:cs="Arial"/>
            <w:b/>
            <w:bCs/>
            <w:color w:val="DB0700"/>
            <w:sz w:val="23"/>
            <w:szCs w:val="23"/>
            <w:bdr w:val="none" w:sz="0" w:space="0" w:color="auto" w:frame="1"/>
          </w:rPr>
          <w:t>Automation Testing Using BDD Tool</w:t>
        </w:r>
      </w:hyperlink>
    </w:p>
    <w:p w14:paraId="51C77412" w14:textId="77777777" w:rsidR="00F479EC" w:rsidRDefault="00F479EC" w:rsidP="00F479EC">
      <w:pPr>
        <w:pStyle w:val="Heading3"/>
        <w:shd w:val="clear" w:color="auto" w:fill="FFFFFF"/>
        <w:spacing w:before="0" w:line="288" w:lineRule="atLeast"/>
        <w:rPr>
          <w:rFonts w:ascii="Arial" w:hAnsi="Arial" w:cs="Arial"/>
          <w:color w:val="3A3A3A"/>
          <w:sz w:val="33"/>
          <w:szCs w:val="33"/>
        </w:rPr>
      </w:pPr>
      <w:r>
        <w:rPr>
          <w:rFonts w:ascii="Arial" w:hAnsi="Arial" w:cs="Arial"/>
          <w:b/>
          <w:bCs/>
          <w:color w:val="FF6600"/>
          <w:sz w:val="33"/>
          <w:szCs w:val="33"/>
          <w:bdr w:val="none" w:sz="0" w:space="0" w:color="auto" w:frame="1"/>
        </w:rPr>
        <w:t>#4) Code Reuse in Framework</w:t>
      </w:r>
    </w:p>
    <w:p w14:paraId="6BBCAAFB"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Given – When – Then approach gives liberty to the testers to use the same steps as many times we want in the feature file which gradually helps in saving time for the automation testers.</w:t>
      </w:r>
    </w:p>
    <w:p w14:paraId="3FF85439"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Example:</w:t>
      </w:r>
    </w:p>
    <w:p w14:paraId="34C3DE0F"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000000"/>
          <w:sz w:val="23"/>
          <w:szCs w:val="23"/>
          <w:bdr w:val="none" w:sz="0" w:space="0" w:color="auto" w:frame="1"/>
        </w:rPr>
        <w:t>Scenario: Scenario 1</w:t>
      </w:r>
    </w:p>
    <w:p w14:paraId="592AA6A3"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Given </w:t>
      </w:r>
      <w:r>
        <w:rPr>
          <w:rStyle w:val="Emphasis"/>
          <w:rFonts w:ascii="Arial" w:hAnsi="Arial" w:cs="Arial"/>
          <w:color w:val="3A3A3A"/>
          <w:sz w:val="23"/>
          <w:szCs w:val="23"/>
          <w:bdr w:val="none" w:sz="0" w:space="0" w:color="auto" w:frame="1"/>
        </w:rPr>
        <w:t>User is navigated to Google Home Page</w:t>
      </w:r>
      <w:r>
        <w:rPr>
          <w:rFonts w:ascii="Arial" w:hAnsi="Arial" w:cs="Arial"/>
          <w:color w:val="3A3A3A"/>
          <w:sz w:val="23"/>
          <w:szCs w:val="23"/>
        </w:rPr>
        <w:br/>
      </w:r>
      <w:r>
        <w:rPr>
          <w:rStyle w:val="Strong"/>
          <w:rFonts w:ascii="Arial" w:hAnsi="Arial" w:cs="Arial"/>
          <w:color w:val="3A3A3A"/>
          <w:sz w:val="23"/>
          <w:szCs w:val="23"/>
          <w:bdr w:val="none" w:sz="0" w:space="0" w:color="auto" w:frame="1"/>
        </w:rPr>
        <w:t>When </w:t>
      </w:r>
      <w:r>
        <w:rPr>
          <w:rStyle w:val="Emphasis"/>
          <w:rFonts w:ascii="Arial" w:hAnsi="Arial" w:cs="Arial"/>
          <w:color w:val="3A3A3A"/>
          <w:sz w:val="23"/>
          <w:szCs w:val="23"/>
          <w:bdr w:val="none" w:sz="0" w:space="0" w:color="auto" w:frame="1"/>
        </w:rPr>
        <w:t>User searched “Cucumber” in the search engine</w:t>
      </w:r>
      <w:r>
        <w:rPr>
          <w:rFonts w:ascii="Arial" w:hAnsi="Arial" w:cs="Arial"/>
          <w:color w:val="3A3A3A"/>
          <w:sz w:val="23"/>
          <w:szCs w:val="23"/>
        </w:rPr>
        <w:br/>
      </w:r>
      <w:r>
        <w:rPr>
          <w:rStyle w:val="Strong"/>
          <w:rFonts w:ascii="Arial" w:hAnsi="Arial" w:cs="Arial"/>
          <w:color w:val="3A3A3A"/>
          <w:sz w:val="23"/>
          <w:szCs w:val="23"/>
          <w:bdr w:val="none" w:sz="0" w:space="0" w:color="auto" w:frame="1"/>
        </w:rPr>
        <w:t>Then </w:t>
      </w:r>
      <w:r>
        <w:rPr>
          <w:rStyle w:val="Emphasis"/>
          <w:rFonts w:ascii="Arial" w:hAnsi="Arial" w:cs="Arial"/>
          <w:color w:val="3A3A3A"/>
          <w:sz w:val="23"/>
          <w:szCs w:val="23"/>
          <w:bdr w:val="none" w:sz="0" w:space="0" w:color="auto" w:frame="1"/>
        </w:rPr>
        <w:t>Clicked on the Search Button</w:t>
      </w:r>
      <w:r>
        <w:rPr>
          <w:rFonts w:ascii="Arial" w:hAnsi="Arial" w:cs="Arial"/>
          <w:color w:val="3A3A3A"/>
          <w:sz w:val="23"/>
          <w:szCs w:val="23"/>
        </w:rPr>
        <w:br/>
      </w:r>
      <w:r>
        <w:rPr>
          <w:rStyle w:val="Strong"/>
          <w:rFonts w:ascii="Arial" w:hAnsi="Arial" w:cs="Arial"/>
          <w:color w:val="3A3A3A"/>
          <w:sz w:val="23"/>
          <w:szCs w:val="23"/>
          <w:bdr w:val="none" w:sz="0" w:space="0" w:color="auto" w:frame="1"/>
        </w:rPr>
        <w:t>And </w:t>
      </w:r>
      <w:r>
        <w:rPr>
          <w:rStyle w:val="Emphasis"/>
          <w:rFonts w:ascii="Arial" w:hAnsi="Arial" w:cs="Arial"/>
          <w:color w:val="3A3A3A"/>
          <w:sz w:val="23"/>
          <w:szCs w:val="23"/>
          <w:bdr w:val="none" w:sz="0" w:space="0" w:color="auto" w:frame="1"/>
        </w:rPr>
        <w:t>User can see search results for Cucumber in the web browser</w:t>
      </w:r>
    </w:p>
    <w:p w14:paraId="5447961A"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000000"/>
          <w:sz w:val="23"/>
          <w:szCs w:val="23"/>
          <w:bdr w:val="none" w:sz="0" w:space="0" w:color="auto" w:frame="1"/>
        </w:rPr>
        <w:t>Scenario: Scenario 2</w:t>
      </w:r>
    </w:p>
    <w:p w14:paraId="595649F2"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Given </w:t>
      </w:r>
      <w:r>
        <w:rPr>
          <w:rStyle w:val="Emphasis"/>
          <w:rFonts w:ascii="Arial" w:hAnsi="Arial" w:cs="Arial"/>
          <w:color w:val="3A3A3A"/>
          <w:sz w:val="23"/>
          <w:szCs w:val="23"/>
          <w:bdr w:val="none" w:sz="0" w:space="0" w:color="auto" w:frame="1"/>
        </w:rPr>
        <w:t>User is navigated to Google Home Page</w:t>
      </w:r>
      <w:r>
        <w:rPr>
          <w:rFonts w:ascii="Arial" w:hAnsi="Arial" w:cs="Arial"/>
          <w:color w:val="3A3A3A"/>
          <w:sz w:val="23"/>
          <w:szCs w:val="23"/>
        </w:rPr>
        <w:br/>
      </w:r>
      <w:r>
        <w:rPr>
          <w:rStyle w:val="Strong"/>
          <w:rFonts w:ascii="Arial" w:hAnsi="Arial" w:cs="Arial"/>
          <w:color w:val="3A3A3A"/>
          <w:sz w:val="23"/>
          <w:szCs w:val="23"/>
          <w:bdr w:val="none" w:sz="0" w:space="0" w:color="auto" w:frame="1"/>
        </w:rPr>
        <w:t>When </w:t>
      </w:r>
      <w:r>
        <w:rPr>
          <w:rStyle w:val="Emphasis"/>
          <w:rFonts w:ascii="Arial" w:hAnsi="Arial" w:cs="Arial"/>
          <w:color w:val="3A3A3A"/>
          <w:sz w:val="23"/>
          <w:szCs w:val="23"/>
          <w:bdr w:val="none" w:sz="0" w:space="0" w:color="auto" w:frame="1"/>
        </w:rPr>
        <w:t>User searched “Selenium” in the search engine</w:t>
      </w:r>
      <w:r>
        <w:rPr>
          <w:rFonts w:ascii="Arial" w:hAnsi="Arial" w:cs="Arial"/>
          <w:color w:val="3A3A3A"/>
          <w:sz w:val="23"/>
          <w:szCs w:val="23"/>
        </w:rPr>
        <w:br/>
      </w:r>
      <w:r>
        <w:rPr>
          <w:rStyle w:val="Strong"/>
          <w:rFonts w:ascii="Arial" w:hAnsi="Arial" w:cs="Arial"/>
          <w:color w:val="3A3A3A"/>
          <w:sz w:val="23"/>
          <w:szCs w:val="23"/>
          <w:bdr w:val="none" w:sz="0" w:space="0" w:color="auto" w:frame="1"/>
        </w:rPr>
        <w:t>Then </w:t>
      </w:r>
      <w:r>
        <w:rPr>
          <w:rStyle w:val="Emphasis"/>
          <w:rFonts w:ascii="Arial" w:hAnsi="Arial" w:cs="Arial"/>
          <w:color w:val="3A3A3A"/>
          <w:sz w:val="23"/>
          <w:szCs w:val="23"/>
          <w:bdr w:val="none" w:sz="0" w:space="0" w:color="auto" w:frame="1"/>
        </w:rPr>
        <w:t>Clicked on the Search Button</w:t>
      </w:r>
      <w:r>
        <w:rPr>
          <w:rFonts w:ascii="Arial" w:hAnsi="Arial" w:cs="Arial"/>
          <w:color w:val="3A3A3A"/>
          <w:sz w:val="23"/>
          <w:szCs w:val="23"/>
        </w:rPr>
        <w:br/>
      </w:r>
      <w:r>
        <w:rPr>
          <w:rStyle w:val="Strong"/>
          <w:rFonts w:ascii="Arial" w:hAnsi="Arial" w:cs="Arial"/>
          <w:color w:val="3A3A3A"/>
          <w:sz w:val="23"/>
          <w:szCs w:val="23"/>
          <w:bdr w:val="none" w:sz="0" w:space="0" w:color="auto" w:frame="1"/>
        </w:rPr>
        <w:t>And </w:t>
      </w:r>
      <w:r>
        <w:rPr>
          <w:rStyle w:val="Emphasis"/>
          <w:rFonts w:ascii="Arial" w:hAnsi="Arial" w:cs="Arial"/>
          <w:color w:val="3A3A3A"/>
          <w:sz w:val="23"/>
          <w:szCs w:val="23"/>
          <w:bdr w:val="none" w:sz="0" w:space="0" w:color="auto" w:frame="1"/>
        </w:rPr>
        <w:t>User can see search results for Selenium in the web browser</w:t>
      </w:r>
    </w:p>
    <w:p w14:paraId="5E5FB555"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lastRenderedPageBreak/>
        <w:t>In the above two scenarios, we can conclude that “</w:t>
      </w:r>
      <w:r>
        <w:rPr>
          <w:rStyle w:val="Emphasis"/>
          <w:rFonts w:ascii="Arial" w:hAnsi="Arial" w:cs="Arial"/>
          <w:color w:val="3A3A3A"/>
          <w:sz w:val="23"/>
          <w:szCs w:val="23"/>
          <w:bdr w:val="none" w:sz="0" w:space="0" w:color="auto" w:frame="1"/>
        </w:rPr>
        <w:t>Given”,</w:t>
      </w:r>
      <w:r>
        <w:rPr>
          <w:rFonts w:ascii="Arial" w:hAnsi="Arial" w:cs="Arial"/>
          <w:color w:val="3A3A3A"/>
          <w:sz w:val="23"/>
          <w:szCs w:val="23"/>
        </w:rPr>
        <w:t> “</w:t>
      </w:r>
      <w:r>
        <w:rPr>
          <w:rStyle w:val="Emphasis"/>
          <w:rFonts w:ascii="Arial" w:hAnsi="Arial" w:cs="Arial"/>
          <w:color w:val="3A3A3A"/>
          <w:sz w:val="23"/>
          <w:szCs w:val="23"/>
          <w:bdr w:val="none" w:sz="0" w:space="0" w:color="auto" w:frame="1"/>
        </w:rPr>
        <w:t>When</w:t>
      </w:r>
      <w:r>
        <w:rPr>
          <w:rFonts w:ascii="Arial" w:hAnsi="Arial" w:cs="Arial"/>
          <w:color w:val="3A3A3A"/>
          <w:sz w:val="23"/>
          <w:szCs w:val="23"/>
        </w:rPr>
        <w:t>” and “</w:t>
      </w:r>
      <w:r>
        <w:rPr>
          <w:rStyle w:val="Emphasis"/>
          <w:rFonts w:ascii="Arial" w:hAnsi="Arial" w:cs="Arial"/>
          <w:color w:val="3A3A3A"/>
          <w:sz w:val="23"/>
          <w:szCs w:val="23"/>
          <w:bdr w:val="none" w:sz="0" w:space="0" w:color="auto" w:frame="1"/>
        </w:rPr>
        <w:t>Then</w:t>
      </w:r>
      <w:r>
        <w:rPr>
          <w:rFonts w:ascii="Arial" w:hAnsi="Arial" w:cs="Arial"/>
          <w:color w:val="3A3A3A"/>
          <w:sz w:val="23"/>
          <w:szCs w:val="23"/>
        </w:rPr>
        <w:t>” steps are reusable in the second scenario.</w:t>
      </w:r>
    </w:p>
    <w:p w14:paraId="18BC77B7" w14:textId="77777777" w:rsidR="00F479EC" w:rsidRDefault="00F479EC" w:rsidP="00F479EC">
      <w:pPr>
        <w:pStyle w:val="Heading3"/>
        <w:shd w:val="clear" w:color="auto" w:fill="FFFFFF"/>
        <w:spacing w:before="0" w:line="288" w:lineRule="atLeast"/>
        <w:rPr>
          <w:rFonts w:ascii="Arial" w:hAnsi="Arial" w:cs="Arial"/>
          <w:color w:val="3A3A3A"/>
          <w:sz w:val="33"/>
          <w:szCs w:val="33"/>
        </w:rPr>
      </w:pPr>
      <w:r>
        <w:rPr>
          <w:rFonts w:ascii="Arial" w:hAnsi="Arial" w:cs="Arial"/>
          <w:b/>
          <w:bCs/>
          <w:color w:val="FF6600"/>
          <w:sz w:val="33"/>
          <w:szCs w:val="33"/>
          <w:bdr w:val="none" w:sz="0" w:space="0" w:color="auto" w:frame="1"/>
        </w:rPr>
        <w:t>#5) Parameterization in Feature File</w:t>
      </w:r>
    </w:p>
    <w:p w14:paraId="1149684C"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 user can parameterize the gherkin steps in the feature file to obtain reusability in the file.</w:t>
      </w:r>
    </w:p>
    <w:p w14:paraId="4832E3A8"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For Example,</w:t>
      </w:r>
      <w:r>
        <w:rPr>
          <w:rFonts w:ascii="Arial" w:hAnsi="Arial" w:cs="Arial"/>
          <w:color w:val="3A3A3A"/>
          <w:sz w:val="23"/>
          <w:szCs w:val="23"/>
        </w:rPr>
        <w:t> if a user is working on a bank application where he logs in to the application again and again. Such kind of steps could be parameterized with a different set of data and it saves time for the tester.</w:t>
      </w:r>
    </w:p>
    <w:p w14:paraId="635478C6"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 xml:space="preserve">While writing the scenarios, the user </w:t>
      </w:r>
      <w:proofErr w:type="gramStart"/>
      <w:r>
        <w:rPr>
          <w:rFonts w:ascii="Arial" w:hAnsi="Arial" w:cs="Arial"/>
          <w:color w:val="3A3A3A"/>
          <w:sz w:val="23"/>
          <w:szCs w:val="23"/>
        </w:rPr>
        <w:t>has to</w:t>
      </w:r>
      <w:proofErr w:type="gramEnd"/>
      <w:r>
        <w:rPr>
          <w:rFonts w:ascii="Arial" w:hAnsi="Arial" w:cs="Arial"/>
          <w:color w:val="3A3A3A"/>
          <w:sz w:val="23"/>
          <w:szCs w:val="23"/>
        </w:rPr>
        <w:t xml:space="preserve"> define the feature file steps in such a way, so that the user can use the common functionality easily.</w:t>
      </w:r>
    </w:p>
    <w:p w14:paraId="3AAA2E7A" w14:textId="77777777" w:rsidR="00F479EC" w:rsidRDefault="00F479EC" w:rsidP="00F479EC">
      <w:pPr>
        <w:pStyle w:val="Heading3"/>
        <w:shd w:val="clear" w:color="auto" w:fill="FFFFFF"/>
        <w:spacing w:before="0" w:line="288" w:lineRule="atLeast"/>
        <w:rPr>
          <w:rFonts w:ascii="Arial" w:hAnsi="Arial" w:cs="Arial"/>
          <w:color w:val="3A3A3A"/>
          <w:sz w:val="33"/>
          <w:szCs w:val="33"/>
        </w:rPr>
      </w:pPr>
      <w:r>
        <w:rPr>
          <w:rFonts w:ascii="Arial" w:hAnsi="Arial" w:cs="Arial"/>
          <w:b/>
          <w:bCs/>
          <w:color w:val="FF6600"/>
          <w:sz w:val="33"/>
          <w:szCs w:val="33"/>
          <w:bdr w:val="none" w:sz="0" w:space="0" w:color="auto" w:frame="1"/>
        </w:rPr>
        <w:t>#6) Continuous Integration – Easy to Integrate</w:t>
      </w:r>
    </w:p>
    <w:p w14:paraId="2DC5E366"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 xml:space="preserve">Cucumber also supports working with Jenkins. You can run the cucumber test execution in Jenkins </w:t>
      </w:r>
      <w:proofErr w:type="gramStart"/>
      <w:r>
        <w:rPr>
          <w:rFonts w:ascii="Arial" w:hAnsi="Arial" w:cs="Arial"/>
          <w:color w:val="3A3A3A"/>
          <w:sz w:val="23"/>
          <w:szCs w:val="23"/>
        </w:rPr>
        <w:t>and also</w:t>
      </w:r>
      <w:proofErr w:type="gramEnd"/>
      <w:r>
        <w:rPr>
          <w:rFonts w:ascii="Arial" w:hAnsi="Arial" w:cs="Arial"/>
          <w:color w:val="3A3A3A"/>
          <w:sz w:val="23"/>
          <w:szCs w:val="23"/>
        </w:rPr>
        <w:t xml:space="preserve"> implement the same in Jenkins slave machines. The cucumber reporting plugin also provides users with an expanded view to track test scenarios.</w:t>
      </w:r>
    </w:p>
    <w:p w14:paraId="2C16B9EA" w14:textId="77777777" w:rsidR="00F479EC" w:rsidRDefault="00F479EC" w:rsidP="00A54D43">
      <w:pPr>
        <w:pStyle w:val="NormalWeb"/>
        <w:numPr>
          <w:ilvl w:val="0"/>
          <w:numId w:val="1"/>
        </w:numPr>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How to work on Data Driven Framework in Selenium Using Apache POI?</w:t>
      </w:r>
    </w:p>
    <w:p w14:paraId="7EE7219B"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 xml:space="preserve">Data Driven Framework is one of the popular Automation Testing Framework in the current market. Data Driven automated testing is a method in which the test data set is created in the excel </w:t>
      </w:r>
      <w:proofErr w:type="gramStart"/>
      <w:r>
        <w:rPr>
          <w:rFonts w:ascii="Arial" w:hAnsi="Arial" w:cs="Arial"/>
          <w:color w:val="3A3A3A"/>
          <w:sz w:val="23"/>
          <w:szCs w:val="23"/>
        </w:rPr>
        <w:t>sheet, and</w:t>
      </w:r>
      <w:proofErr w:type="gramEnd"/>
      <w:r>
        <w:rPr>
          <w:rFonts w:ascii="Arial" w:hAnsi="Arial" w:cs="Arial"/>
          <w:color w:val="3A3A3A"/>
          <w:sz w:val="23"/>
          <w:szCs w:val="23"/>
        </w:rPr>
        <w:t xml:space="preserve"> is then imported into automation testing tools to feed to the software under test.</w:t>
      </w:r>
    </w:p>
    <w:p w14:paraId="04012678"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 xml:space="preserve">Selenium </w:t>
      </w:r>
      <w:proofErr w:type="spellStart"/>
      <w:r>
        <w:rPr>
          <w:rFonts w:ascii="Arial" w:hAnsi="Arial" w:cs="Arial"/>
          <w:color w:val="3A3A3A"/>
          <w:sz w:val="23"/>
          <w:szCs w:val="23"/>
        </w:rPr>
        <w:t>Webdriver</w:t>
      </w:r>
      <w:proofErr w:type="spellEnd"/>
      <w:r>
        <w:rPr>
          <w:rFonts w:ascii="Arial" w:hAnsi="Arial" w:cs="Arial"/>
          <w:color w:val="3A3A3A"/>
          <w:sz w:val="23"/>
          <w:szCs w:val="23"/>
        </w:rPr>
        <w:t xml:space="preserve"> is a great tool to automate web-based applications. But it does not support read and write operations on excel files. </w:t>
      </w:r>
    </w:p>
    <w:p w14:paraId="3B2D7BB9" w14:textId="5AF02F8A"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Therefore, we use </w:t>
      </w:r>
      <w:hyperlink r:id="rId8" w:tgtFrame="_blank" w:history="1">
        <w:r>
          <w:rPr>
            <w:rStyle w:val="Hyperlink"/>
            <w:rFonts w:ascii="Arial" w:hAnsi="Arial" w:cs="Arial"/>
            <w:color w:val="DB0700"/>
            <w:sz w:val="23"/>
            <w:szCs w:val="23"/>
            <w:u w:val="none"/>
            <w:bdr w:val="none" w:sz="0" w:space="0" w:color="auto" w:frame="1"/>
          </w:rPr>
          <w:t>third party APIs</w:t>
        </w:r>
      </w:hyperlink>
      <w:r>
        <w:rPr>
          <w:rFonts w:ascii="Arial" w:hAnsi="Arial" w:cs="Arial"/>
          <w:color w:val="3A3A3A"/>
          <w:sz w:val="23"/>
          <w:szCs w:val="23"/>
        </w:rPr>
        <w:t> like Apache POI.</w:t>
      </w:r>
    </w:p>
    <w:p w14:paraId="4B5C97F9"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p>
    <w:p w14:paraId="3F68B5E8" w14:textId="79950B0B" w:rsidR="00F479EC" w:rsidRDefault="00F479EC" w:rsidP="00A54D43">
      <w:pPr>
        <w:pStyle w:val="Heading3"/>
        <w:numPr>
          <w:ilvl w:val="0"/>
          <w:numId w:val="1"/>
        </w:numPr>
        <w:shd w:val="clear" w:color="auto" w:fill="FFFFFF"/>
        <w:spacing w:before="0" w:line="288" w:lineRule="atLeast"/>
        <w:rPr>
          <w:rFonts w:ascii="Arial" w:hAnsi="Arial" w:cs="Arial"/>
          <w:color w:val="3A3A3A"/>
          <w:sz w:val="33"/>
          <w:szCs w:val="33"/>
        </w:rPr>
      </w:pPr>
      <w:r>
        <w:rPr>
          <w:rFonts w:ascii="Arial" w:hAnsi="Arial" w:cs="Arial"/>
          <w:b/>
          <w:bCs/>
          <w:color w:val="3A3A3A"/>
          <w:sz w:val="33"/>
          <w:szCs w:val="33"/>
          <w:bdr w:val="none" w:sz="0" w:space="0" w:color="auto" w:frame="1"/>
        </w:rPr>
        <w:t>What is Apache POI?</w:t>
      </w:r>
    </w:p>
    <w:p w14:paraId="2F176B1C" w14:textId="65D599CF"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Apache POI (Poor Obfuscation Implementation) is an API written in Java to support read and write operations – modifying office files. This is the most common API used for </w:t>
      </w:r>
      <w:hyperlink r:id="rId9" w:history="1">
        <w:r>
          <w:rPr>
            <w:rStyle w:val="Hyperlink"/>
            <w:rFonts w:ascii="Arial" w:hAnsi="Arial" w:cs="Arial"/>
            <w:color w:val="DB0700"/>
            <w:sz w:val="23"/>
            <w:szCs w:val="23"/>
            <w:bdr w:val="none" w:sz="0" w:space="0" w:color="auto" w:frame="1"/>
          </w:rPr>
          <w:t>Selenium data driven tests</w:t>
        </w:r>
      </w:hyperlink>
      <w:r>
        <w:rPr>
          <w:rFonts w:ascii="Arial" w:hAnsi="Arial" w:cs="Arial"/>
          <w:color w:val="3A3A3A"/>
          <w:sz w:val="23"/>
          <w:szCs w:val="23"/>
        </w:rPr>
        <w:t>.</w:t>
      </w:r>
    </w:p>
    <w:p w14:paraId="4E7A7AEE"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p>
    <w:p w14:paraId="1B335277" w14:textId="12D6C740" w:rsidR="00F479EC" w:rsidRDefault="00F479EC" w:rsidP="00A54D43">
      <w:pPr>
        <w:pStyle w:val="Heading3"/>
        <w:numPr>
          <w:ilvl w:val="0"/>
          <w:numId w:val="1"/>
        </w:numPr>
        <w:shd w:val="clear" w:color="auto" w:fill="FFFFFF"/>
        <w:spacing w:before="0" w:line="288" w:lineRule="atLeast"/>
        <w:rPr>
          <w:rFonts w:ascii="Arial" w:hAnsi="Arial" w:cs="Arial"/>
          <w:color w:val="3A3A3A"/>
          <w:sz w:val="33"/>
          <w:szCs w:val="33"/>
        </w:rPr>
      </w:pPr>
      <w:r>
        <w:rPr>
          <w:rFonts w:ascii="Arial" w:hAnsi="Arial" w:cs="Arial"/>
          <w:b/>
          <w:bCs/>
          <w:color w:val="3A3A3A"/>
          <w:sz w:val="33"/>
          <w:szCs w:val="33"/>
          <w:bdr w:val="none" w:sz="0" w:space="0" w:color="auto" w:frame="1"/>
        </w:rPr>
        <w:t>Why data drive tests?</w:t>
      </w:r>
    </w:p>
    <w:p w14:paraId="1AEF6D3C"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 xml:space="preserve">Often there might be may be </w:t>
      </w:r>
      <w:proofErr w:type="gramStart"/>
      <w:r>
        <w:rPr>
          <w:rFonts w:ascii="Arial" w:hAnsi="Arial" w:cs="Arial"/>
          <w:color w:val="3A3A3A"/>
          <w:sz w:val="23"/>
          <w:szCs w:val="23"/>
        </w:rPr>
        <w:t>a number of</w:t>
      </w:r>
      <w:proofErr w:type="gramEnd"/>
      <w:r>
        <w:rPr>
          <w:rFonts w:ascii="Arial" w:hAnsi="Arial" w:cs="Arial"/>
          <w:color w:val="3A3A3A"/>
          <w:sz w:val="23"/>
          <w:szCs w:val="23"/>
        </w:rPr>
        <w:t xml:space="preserve"> data sets that have to be used to test a feature of an application. Now running the same test with different data manually is time-consuming, error prone and a boring task.</w:t>
      </w:r>
    </w:p>
    <w:p w14:paraId="6E3E4DA4"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Emphasis"/>
          <w:rFonts w:ascii="Arial" w:hAnsi="Arial" w:cs="Arial"/>
          <w:b/>
          <w:bCs/>
          <w:color w:val="3A3A3A"/>
          <w:sz w:val="23"/>
          <w:szCs w:val="23"/>
          <w:bdr w:val="none" w:sz="0" w:space="0" w:color="auto" w:frame="1"/>
        </w:rPr>
        <w:t>Let us understand this scenario with an example</w:t>
      </w:r>
      <w:r>
        <w:rPr>
          <w:rStyle w:val="Strong"/>
          <w:rFonts w:ascii="Arial" w:hAnsi="Arial" w:cs="Arial"/>
          <w:color w:val="3A3A3A"/>
          <w:sz w:val="23"/>
          <w:szCs w:val="23"/>
          <w:bdr w:val="none" w:sz="0" w:space="0" w:color="auto" w:frame="1"/>
        </w:rPr>
        <w:t>.</w:t>
      </w:r>
    </w:p>
    <w:p w14:paraId="67358B48"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Suppose we need to test the login/Register/ Any form with multiple input fields with 100 different data sets.</w:t>
      </w:r>
    </w:p>
    <w:p w14:paraId="0C2D28FE"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 xml:space="preserve">To test </w:t>
      </w:r>
      <w:proofErr w:type="gramStart"/>
      <w:r>
        <w:rPr>
          <w:rStyle w:val="Strong"/>
          <w:rFonts w:ascii="Arial" w:hAnsi="Arial" w:cs="Arial"/>
          <w:color w:val="3A3A3A"/>
          <w:sz w:val="23"/>
          <w:szCs w:val="23"/>
          <w:bdr w:val="none" w:sz="0" w:space="0" w:color="auto" w:frame="1"/>
        </w:rPr>
        <w:t>this</w:t>
      </w:r>
      <w:proofErr w:type="gramEnd"/>
      <w:r>
        <w:rPr>
          <w:rStyle w:val="Strong"/>
          <w:rFonts w:ascii="Arial" w:hAnsi="Arial" w:cs="Arial"/>
          <w:color w:val="3A3A3A"/>
          <w:sz w:val="23"/>
          <w:szCs w:val="23"/>
          <w:bdr w:val="none" w:sz="0" w:space="0" w:color="auto" w:frame="1"/>
        </w:rPr>
        <w:t xml:space="preserve"> you have three different approaches:</w:t>
      </w:r>
    </w:p>
    <w:p w14:paraId="3B8A57F7"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1)</w:t>
      </w:r>
      <w:r>
        <w:rPr>
          <w:rFonts w:ascii="Arial" w:hAnsi="Arial" w:cs="Arial"/>
          <w:color w:val="3A3A3A"/>
          <w:sz w:val="23"/>
          <w:szCs w:val="23"/>
        </w:rPr>
        <w:t> Create 100 scripts one for each dataset and execute each test one by one.</w:t>
      </w:r>
      <w:r>
        <w:rPr>
          <w:rFonts w:ascii="Arial" w:hAnsi="Arial" w:cs="Arial"/>
          <w:color w:val="3A3A3A"/>
          <w:sz w:val="23"/>
          <w:szCs w:val="23"/>
        </w:rPr>
        <w:br/>
      </w:r>
      <w:r>
        <w:rPr>
          <w:rStyle w:val="Strong"/>
          <w:rFonts w:ascii="Arial" w:hAnsi="Arial" w:cs="Arial"/>
          <w:color w:val="3A3A3A"/>
          <w:sz w:val="23"/>
          <w:szCs w:val="23"/>
          <w:bdr w:val="none" w:sz="0" w:space="0" w:color="auto" w:frame="1"/>
        </w:rPr>
        <w:t>2)</w:t>
      </w:r>
      <w:r>
        <w:rPr>
          <w:rFonts w:ascii="Arial" w:hAnsi="Arial" w:cs="Arial"/>
          <w:color w:val="3A3A3A"/>
          <w:sz w:val="23"/>
          <w:szCs w:val="23"/>
        </w:rPr>
        <w:t> Change the data in the script and execute it multiple times.</w:t>
      </w:r>
      <w:r>
        <w:rPr>
          <w:rFonts w:ascii="Arial" w:hAnsi="Arial" w:cs="Arial"/>
          <w:color w:val="3A3A3A"/>
          <w:sz w:val="23"/>
          <w:szCs w:val="23"/>
        </w:rPr>
        <w:br/>
      </w:r>
      <w:r>
        <w:rPr>
          <w:rStyle w:val="Strong"/>
          <w:rFonts w:ascii="Arial" w:hAnsi="Arial" w:cs="Arial"/>
          <w:color w:val="3A3A3A"/>
          <w:sz w:val="23"/>
          <w:szCs w:val="23"/>
          <w:bdr w:val="none" w:sz="0" w:space="0" w:color="auto" w:frame="1"/>
        </w:rPr>
        <w:t>3)</w:t>
      </w:r>
      <w:r>
        <w:rPr>
          <w:rFonts w:ascii="Arial" w:hAnsi="Arial" w:cs="Arial"/>
          <w:color w:val="3A3A3A"/>
          <w:sz w:val="23"/>
          <w:szCs w:val="23"/>
        </w:rPr>
        <w:t> Import the data from the excel sheet and execute the script multiple times with different data.</w:t>
      </w:r>
    </w:p>
    <w:p w14:paraId="455D6157"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lastRenderedPageBreak/>
        <w:t>First two scenarios are laborious, time-consuming – implying low ROI. Hence, we must follow the third approach.</w:t>
      </w:r>
    </w:p>
    <w:p w14:paraId="2A6C32CE"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In the third approach, are implementing the Data Driven framework, where all our data resides in an excel sheet, where it is imported from and used to test the features of the application.</w:t>
      </w:r>
    </w:p>
    <w:p w14:paraId="1E908908" w14:textId="4DA09FAB" w:rsidR="00F479EC" w:rsidRDefault="00F479EC" w:rsidP="00A54D43">
      <w:pPr>
        <w:pStyle w:val="Heading3"/>
        <w:numPr>
          <w:ilvl w:val="0"/>
          <w:numId w:val="1"/>
        </w:numPr>
        <w:shd w:val="clear" w:color="auto" w:fill="FFFFFF"/>
        <w:spacing w:before="0" w:line="288" w:lineRule="atLeast"/>
        <w:rPr>
          <w:rFonts w:ascii="Arial" w:hAnsi="Arial" w:cs="Arial"/>
          <w:color w:val="3A3A3A"/>
          <w:sz w:val="33"/>
          <w:szCs w:val="33"/>
        </w:rPr>
      </w:pPr>
      <w:r>
        <w:rPr>
          <w:rFonts w:ascii="Arial" w:hAnsi="Arial" w:cs="Arial"/>
          <w:b/>
          <w:bCs/>
          <w:color w:val="3A3A3A"/>
          <w:sz w:val="33"/>
          <w:szCs w:val="33"/>
          <w:bdr w:val="none" w:sz="0" w:space="0" w:color="auto" w:frame="1"/>
        </w:rPr>
        <w:t>What do we need to implement Data Driven Framework?</w:t>
      </w:r>
    </w:p>
    <w:p w14:paraId="29E5C802"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 xml:space="preserve">In order to follow this </w:t>
      </w:r>
      <w:proofErr w:type="gramStart"/>
      <w:r>
        <w:rPr>
          <w:rFonts w:ascii="Arial" w:hAnsi="Arial" w:cs="Arial"/>
          <w:color w:val="3A3A3A"/>
          <w:sz w:val="23"/>
          <w:szCs w:val="23"/>
        </w:rPr>
        <w:t>approach</w:t>
      </w:r>
      <w:proofErr w:type="gramEnd"/>
      <w:r>
        <w:rPr>
          <w:rFonts w:ascii="Arial" w:hAnsi="Arial" w:cs="Arial"/>
          <w:color w:val="3A3A3A"/>
          <w:sz w:val="23"/>
          <w:szCs w:val="23"/>
        </w:rPr>
        <w:t xml:space="preserve"> we must have Eclipse, TestNG properly configured.</w:t>
      </w:r>
    </w:p>
    <w:p w14:paraId="6F36AEDE"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i/>
          <w:iCs/>
          <w:color w:val="3A3A3A"/>
          <w:sz w:val="23"/>
          <w:szCs w:val="23"/>
          <w:bdr w:val="none" w:sz="0" w:space="0" w:color="auto" w:frame="1"/>
        </w:rPr>
        <w:t>Once done, we will look at:</w:t>
      </w:r>
    </w:p>
    <w:p w14:paraId="1FDF790E" w14:textId="77777777" w:rsidR="00F479EC" w:rsidRDefault="00F479EC" w:rsidP="00A54D43">
      <w:pPr>
        <w:numPr>
          <w:ilvl w:val="0"/>
          <w:numId w:val="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Various interfaces of Apache POI.</w:t>
      </w:r>
    </w:p>
    <w:p w14:paraId="5B33D20B" w14:textId="77777777" w:rsidR="00F479EC" w:rsidRDefault="00F479EC" w:rsidP="00A54D43">
      <w:pPr>
        <w:numPr>
          <w:ilvl w:val="0"/>
          <w:numId w:val="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Integration of Apache POI in the Eclipse.</w:t>
      </w:r>
    </w:p>
    <w:p w14:paraId="6E0DE688" w14:textId="77777777" w:rsidR="00F479EC" w:rsidRDefault="00F479EC" w:rsidP="00A54D43">
      <w:pPr>
        <w:numPr>
          <w:ilvl w:val="0"/>
          <w:numId w:val="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Read Data from the Excel Sheet.</w:t>
      </w:r>
    </w:p>
    <w:p w14:paraId="2651D6E2" w14:textId="77777777" w:rsidR="00F479EC" w:rsidRDefault="00F479EC" w:rsidP="00A54D43">
      <w:pPr>
        <w:numPr>
          <w:ilvl w:val="0"/>
          <w:numId w:val="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Write data to the Excel Sheet.</w:t>
      </w:r>
    </w:p>
    <w:p w14:paraId="2CAD7019" w14:textId="77777777" w:rsidR="00F479EC" w:rsidRDefault="00F479EC" w:rsidP="00A54D43">
      <w:pPr>
        <w:numPr>
          <w:ilvl w:val="0"/>
          <w:numId w:val="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Advantages of using Apache POI with Selenium.</w:t>
      </w:r>
    </w:p>
    <w:p w14:paraId="14B23A50" w14:textId="77777777" w:rsidR="00F479EC" w:rsidRDefault="00F479EC" w:rsidP="00F479EC">
      <w:pPr>
        <w:pStyle w:val="Heading3"/>
        <w:shd w:val="clear" w:color="auto" w:fill="FFFFFF"/>
        <w:spacing w:before="0" w:line="288" w:lineRule="atLeast"/>
        <w:rPr>
          <w:rFonts w:ascii="Arial" w:hAnsi="Arial" w:cs="Arial"/>
          <w:color w:val="3A3A3A"/>
          <w:sz w:val="33"/>
          <w:szCs w:val="33"/>
        </w:rPr>
      </w:pPr>
      <w:r>
        <w:rPr>
          <w:rFonts w:ascii="Arial" w:hAnsi="Arial" w:cs="Arial"/>
          <w:b/>
          <w:bCs/>
          <w:color w:val="3A3A3A"/>
          <w:sz w:val="33"/>
          <w:szCs w:val="33"/>
          <w:bdr w:val="none" w:sz="0" w:space="0" w:color="auto" w:frame="1"/>
        </w:rPr>
        <w:t>Interface in POI</w:t>
      </w:r>
    </w:p>
    <w:p w14:paraId="1473D0A1"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One of the most remarkable features of </w:t>
      </w:r>
      <w:r>
        <w:rPr>
          <w:rStyle w:val="Strong"/>
          <w:rFonts w:ascii="Arial" w:hAnsi="Arial" w:cs="Arial"/>
          <w:color w:val="3A3A3A"/>
          <w:sz w:val="23"/>
          <w:szCs w:val="23"/>
          <w:bdr w:val="none" w:sz="0" w:space="0" w:color="auto" w:frame="1"/>
        </w:rPr>
        <w:t>Apache POI</w:t>
      </w:r>
      <w:r>
        <w:rPr>
          <w:rFonts w:ascii="Arial" w:hAnsi="Arial" w:cs="Arial"/>
          <w:color w:val="3A3A3A"/>
          <w:sz w:val="23"/>
          <w:szCs w:val="23"/>
        </w:rPr>
        <w:t> is that it supports read and write operations on both .</w:t>
      </w:r>
      <w:proofErr w:type="spellStart"/>
      <w:r>
        <w:rPr>
          <w:rFonts w:ascii="Arial" w:hAnsi="Arial" w:cs="Arial"/>
          <w:color w:val="3A3A3A"/>
          <w:sz w:val="23"/>
          <w:szCs w:val="23"/>
        </w:rPr>
        <w:t>xls</w:t>
      </w:r>
      <w:proofErr w:type="spellEnd"/>
      <w:r>
        <w:rPr>
          <w:rFonts w:ascii="Arial" w:hAnsi="Arial" w:cs="Arial"/>
          <w:color w:val="3A3A3A"/>
          <w:sz w:val="23"/>
          <w:szCs w:val="23"/>
        </w:rPr>
        <w:t xml:space="preserve"> and .</w:t>
      </w:r>
      <w:proofErr w:type="spellStart"/>
      <w:r>
        <w:rPr>
          <w:rFonts w:ascii="Arial" w:hAnsi="Arial" w:cs="Arial"/>
          <w:color w:val="3A3A3A"/>
          <w:sz w:val="23"/>
          <w:szCs w:val="23"/>
        </w:rPr>
        <w:t>xslx</w:t>
      </w:r>
      <w:proofErr w:type="spellEnd"/>
      <w:r>
        <w:rPr>
          <w:rFonts w:ascii="Arial" w:hAnsi="Arial" w:cs="Arial"/>
          <w:color w:val="3A3A3A"/>
          <w:sz w:val="23"/>
          <w:szCs w:val="23"/>
        </w:rPr>
        <w:t xml:space="preserve"> files.</w:t>
      </w:r>
    </w:p>
    <w:p w14:paraId="3A17617E"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Below mentioned are some of the </w:t>
      </w:r>
      <w:r>
        <w:rPr>
          <w:rStyle w:val="Strong"/>
          <w:rFonts w:ascii="Arial" w:hAnsi="Arial" w:cs="Arial"/>
          <w:color w:val="3A3A3A"/>
          <w:sz w:val="23"/>
          <w:szCs w:val="23"/>
          <w:bdr w:val="none" w:sz="0" w:space="0" w:color="auto" w:frame="1"/>
        </w:rPr>
        <w:t>interfaces of POI</w:t>
      </w:r>
      <w:r>
        <w:rPr>
          <w:rFonts w:ascii="Arial" w:hAnsi="Arial" w:cs="Arial"/>
          <w:color w:val="3A3A3A"/>
          <w:sz w:val="23"/>
          <w:szCs w:val="23"/>
        </w:rPr>
        <w:t>.</w:t>
      </w:r>
    </w:p>
    <w:p w14:paraId="2E03F0AC" w14:textId="77777777" w:rsidR="00F479EC" w:rsidRDefault="00F479EC" w:rsidP="00A54D43">
      <w:pPr>
        <w:numPr>
          <w:ilvl w:val="0"/>
          <w:numId w:val="5"/>
        </w:numPr>
        <w:shd w:val="clear" w:color="auto" w:fill="FFFFFF"/>
        <w:spacing w:after="0" w:line="240" w:lineRule="auto"/>
        <w:rPr>
          <w:rFonts w:ascii="Arial" w:hAnsi="Arial" w:cs="Arial"/>
          <w:color w:val="3A3A3A"/>
          <w:sz w:val="23"/>
          <w:szCs w:val="23"/>
        </w:rPr>
      </w:pPr>
      <w:proofErr w:type="spellStart"/>
      <w:r>
        <w:rPr>
          <w:rStyle w:val="Strong"/>
          <w:rFonts w:ascii="Arial" w:hAnsi="Arial" w:cs="Arial"/>
          <w:color w:val="3A3A3A"/>
          <w:sz w:val="23"/>
          <w:szCs w:val="23"/>
          <w:bdr w:val="none" w:sz="0" w:space="0" w:color="auto" w:frame="1"/>
        </w:rPr>
        <w:t>XSSFWorkbook</w:t>
      </w:r>
      <w:proofErr w:type="spellEnd"/>
      <w:r>
        <w:rPr>
          <w:rStyle w:val="Strong"/>
          <w:rFonts w:ascii="Arial" w:hAnsi="Arial" w:cs="Arial"/>
          <w:color w:val="3A3A3A"/>
          <w:sz w:val="23"/>
          <w:szCs w:val="23"/>
          <w:bdr w:val="none" w:sz="0" w:space="0" w:color="auto" w:frame="1"/>
        </w:rPr>
        <w:t>:</w:t>
      </w:r>
      <w:r>
        <w:rPr>
          <w:rFonts w:ascii="Arial" w:hAnsi="Arial" w:cs="Arial"/>
          <w:color w:val="3A3A3A"/>
          <w:sz w:val="23"/>
          <w:szCs w:val="23"/>
        </w:rPr>
        <w:t> Represents workbook in xlsx file.</w:t>
      </w:r>
    </w:p>
    <w:p w14:paraId="6834BE6A" w14:textId="77777777" w:rsidR="00F479EC" w:rsidRDefault="00F479EC" w:rsidP="00A54D43">
      <w:pPr>
        <w:numPr>
          <w:ilvl w:val="0"/>
          <w:numId w:val="5"/>
        </w:numPr>
        <w:shd w:val="clear" w:color="auto" w:fill="FFFFFF"/>
        <w:spacing w:after="0" w:line="240" w:lineRule="auto"/>
        <w:rPr>
          <w:rFonts w:ascii="Arial" w:hAnsi="Arial" w:cs="Arial"/>
          <w:color w:val="3A3A3A"/>
          <w:sz w:val="23"/>
          <w:szCs w:val="23"/>
        </w:rPr>
      </w:pPr>
      <w:proofErr w:type="spellStart"/>
      <w:r>
        <w:rPr>
          <w:rStyle w:val="Strong"/>
          <w:rFonts w:ascii="Arial" w:hAnsi="Arial" w:cs="Arial"/>
          <w:color w:val="3A3A3A"/>
          <w:sz w:val="23"/>
          <w:szCs w:val="23"/>
          <w:bdr w:val="none" w:sz="0" w:space="0" w:color="auto" w:frame="1"/>
        </w:rPr>
        <w:t>HSSFWorkbook</w:t>
      </w:r>
      <w:proofErr w:type="spellEnd"/>
      <w:r>
        <w:rPr>
          <w:rStyle w:val="Strong"/>
          <w:rFonts w:ascii="Arial" w:hAnsi="Arial" w:cs="Arial"/>
          <w:color w:val="3A3A3A"/>
          <w:sz w:val="23"/>
          <w:szCs w:val="23"/>
          <w:bdr w:val="none" w:sz="0" w:space="0" w:color="auto" w:frame="1"/>
        </w:rPr>
        <w:t>:</w:t>
      </w:r>
      <w:r>
        <w:rPr>
          <w:rFonts w:ascii="Arial" w:hAnsi="Arial" w:cs="Arial"/>
          <w:color w:val="3A3A3A"/>
          <w:sz w:val="23"/>
          <w:szCs w:val="23"/>
        </w:rPr>
        <w:t xml:space="preserve"> Represents workbook in </w:t>
      </w:r>
      <w:proofErr w:type="spellStart"/>
      <w:r>
        <w:rPr>
          <w:rFonts w:ascii="Arial" w:hAnsi="Arial" w:cs="Arial"/>
          <w:color w:val="3A3A3A"/>
          <w:sz w:val="23"/>
          <w:szCs w:val="23"/>
        </w:rPr>
        <w:t>xls</w:t>
      </w:r>
      <w:proofErr w:type="spellEnd"/>
      <w:r>
        <w:rPr>
          <w:rFonts w:ascii="Arial" w:hAnsi="Arial" w:cs="Arial"/>
          <w:color w:val="3A3A3A"/>
          <w:sz w:val="23"/>
          <w:szCs w:val="23"/>
        </w:rPr>
        <w:t xml:space="preserve"> file.</w:t>
      </w:r>
    </w:p>
    <w:p w14:paraId="4A79D0BC" w14:textId="77777777" w:rsidR="00F479EC" w:rsidRDefault="00F479EC" w:rsidP="00A54D43">
      <w:pPr>
        <w:numPr>
          <w:ilvl w:val="0"/>
          <w:numId w:val="5"/>
        </w:numPr>
        <w:shd w:val="clear" w:color="auto" w:fill="FFFFFF"/>
        <w:spacing w:after="0" w:line="240" w:lineRule="auto"/>
        <w:rPr>
          <w:rFonts w:ascii="Arial" w:hAnsi="Arial" w:cs="Arial"/>
          <w:color w:val="3A3A3A"/>
          <w:sz w:val="23"/>
          <w:szCs w:val="23"/>
        </w:rPr>
      </w:pPr>
      <w:proofErr w:type="spellStart"/>
      <w:r>
        <w:rPr>
          <w:rStyle w:val="Strong"/>
          <w:rFonts w:ascii="Arial" w:hAnsi="Arial" w:cs="Arial"/>
          <w:color w:val="3A3A3A"/>
          <w:sz w:val="23"/>
          <w:szCs w:val="23"/>
          <w:bdr w:val="none" w:sz="0" w:space="0" w:color="auto" w:frame="1"/>
        </w:rPr>
        <w:t>XSSFSheet</w:t>
      </w:r>
      <w:proofErr w:type="spellEnd"/>
      <w:r>
        <w:rPr>
          <w:rStyle w:val="Strong"/>
          <w:rFonts w:ascii="Arial" w:hAnsi="Arial" w:cs="Arial"/>
          <w:color w:val="3A3A3A"/>
          <w:sz w:val="23"/>
          <w:szCs w:val="23"/>
          <w:bdr w:val="none" w:sz="0" w:space="0" w:color="auto" w:frame="1"/>
        </w:rPr>
        <w:t>:</w:t>
      </w:r>
      <w:r>
        <w:rPr>
          <w:rFonts w:ascii="Arial" w:hAnsi="Arial" w:cs="Arial"/>
          <w:color w:val="3A3A3A"/>
          <w:sz w:val="23"/>
          <w:szCs w:val="23"/>
        </w:rPr>
        <w:t> Represents a sheet in XLSX file.</w:t>
      </w:r>
    </w:p>
    <w:p w14:paraId="3E49892C" w14:textId="77777777" w:rsidR="00F479EC" w:rsidRDefault="00F479EC" w:rsidP="00A54D43">
      <w:pPr>
        <w:numPr>
          <w:ilvl w:val="0"/>
          <w:numId w:val="5"/>
        </w:numPr>
        <w:shd w:val="clear" w:color="auto" w:fill="FFFFFF"/>
        <w:spacing w:after="0" w:line="240" w:lineRule="auto"/>
        <w:rPr>
          <w:rFonts w:ascii="Arial" w:hAnsi="Arial" w:cs="Arial"/>
          <w:color w:val="3A3A3A"/>
          <w:sz w:val="23"/>
          <w:szCs w:val="23"/>
        </w:rPr>
      </w:pPr>
      <w:proofErr w:type="spellStart"/>
      <w:r>
        <w:rPr>
          <w:rStyle w:val="Strong"/>
          <w:rFonts w:ascii="Arial" w:hAnsi="Arial" w:cs="Arial"/>
          <w:color w:val="3A3A3A"/>
          <w:sz w:val="23"/>
          <w:szCs w:val="23"/>
          <w:bdr w:val="none" w:sz="0" w:space="0" w:color="auto" w:frame="1"/>
        </w:rPr>
        <w:t>HSSFSheet</w:t>
      </w:r>
      <w:proofErr w:type="spellEnd"/>
      <w:r>
        <w:rPr>
          <w:rStyle w:val="Strong"/>
          <w:rFonts w:ascii="Arial" w:hAnsi="Arial" w:cs="Arial"/>
          <w:color w:val="3A3A3A"/>
          <w:sz w:val="23"/>
          <w:szCs w:val="23"/>
          <w:bdr w:val="none" w:sz="0" w:space="0" w:color="auto" w:frame="1"/>
        </w:rPr>
        <w:t>:</w:t>
      </w:r>
      <w:r>
        <w:rPr>
          <w:rFonts w:ascii="Arial" w:hAnsi="Arial" w:cs="Arial"/>
          <w:color w:val="3A3A3A"/>
          <w:sz w:val="23"/>
          <w:szCs w:val="23"/>
        </w:rPr>
        <w:t> Represents a sheet in XLS file.</w:t>
      </w:r>
    </w:p>
    <w:p w14:paraId="262044C3" w14:textId="77777777" w:rsidR="00F479EC" w:rsidRDefault="00F479EC" w:rsidP="00A54D43">
      <w:pPr>
        <w:numPr>
          <w:ilvl w:val="0"/>
          <w:numId w:val="5"/>
        </w:numPr>
        <w:shd w:val="clear" w:color="auto" w:fill="FFFFFF"/>
        <w:spacing w:after="0" w:line="240" w:lineRule="auto"/>
        <w:rPr>
          <w:rFonts w:ascii="Arial" w:hAnsi="Arial" w:cs="Arial"/>
          <w:color w:val="3A3A3A"/>
          <w:sz w:val="23"/>
          <w:szCs w:val="23"/>
        </w:rPr>
      </w:pPr>
      <w:proofErr w:type="spellStart"/>
      <w:r>
        <w:rPr>
          <w:rStyle w:val="Strong"/>
          <w:rFonts w:ascii="Arial" w:hAnsi="Arial" w:cs="Arial"/>
          <w:color w:val="3A3A3A"/>
          <w:sz w:val="23"/>
          <w:szCs w:val="23"/>
          <w:bdr w:val="none" w:sz="0" w:space="0" w:color="auto" w:frame="1"/>
        </w:rPr>
        <w:t>XSSFRow</w:t>
      </w:r>
      <w:proofErr w:type="spellEnd"/>
      <w:r>
        <w:rPr>
          <w:rStyle w:val="Strong"/>
          <w:rFonts w:ascii="Arial" w:hAnsi="Arial" w:cs="Arial"/>
          <w:color w:val="3A3A3A"/>
          <w:sz w:val="23"/>
          <w:szCs w:val="23"/>
          <w:bdr w:val="none" w:sz="0" w:space="0" w:color="auto" w:frame="1"/>
        </w:rPr>
        <w:t>:</w:t>
      </w:r>
      <w:r>
        <w:rPr>
          <w:rFonts w:ascii="Arial" w:hAnsi="Arial" w:cs="Arial"/>
          <w:color w:val="3A3A3A"/>
          <w:sz w:val="23"/>
          <w:szCs w:val="23"/>
        </w:rPr>
        <w:t> Represents a row in a sheet of XLSX file.</w:t>
      </w:r>
    </w:p>
    <w:p w14:paraId="3EFAB645" w14:textId="77777777" w:rsidR="00F479EC" w:rsidRDefault="00F479EC" w:rsidP="00A54D43">
      <w:pPr>
        <w:numPr>
          <w:ilvl w:val="0"/>
          <w:numId w:val="5"/>
        </w:numPr>
        <w:shd w:val="clear" w:color="auto" w:fill="FFFFFF"/>
        <w:spacing w:after="0" w:line="240" w:lineRule="auto"/>
        <w:rPr>
          <w:rFonts w:ascii="Arial" w:hAnsi="Arial" w:cs="Arial"/>
          <w:color w:val="3A3A3A"/>
          <w:sz w:val="23"/>
          <w:szCs w:val="23"/>
        </w:rPr>
      </w:pPr>
      <w:proofErr w:type="spellStart"/>
      <w:r>
        <w:rPr>
          <w:rStyle w:val="Strong"/>
          <w:rFonts w:ascii="Arial" w:hAnsi="Arial" w:cs="Arial"/>
          <w:color w:val="3A3A3A"/>
          <w:sz w:val="23"/>
          <w:szCs w:val="23"/>
          <w:bdr w:val="none" w:sz="0" w:space="0" w:color="auto" w:frame="1"/>
        </w:rPr>
        <w:t>HSSFRow</w:t>
      </w:r>
      <w:proofErr w:type="spellEnd"/>
      <w:r>
        <w:rPr>
          <w:rStyle w:val="Strong"/>
          <w:rFonts w:ascii="Arial" w:hAnsi="Arial" w:cs="Arial"/>
          <w:color w:val="3A3A3A"/>
          <w:sz w:val="23"/>
          <w:szCs w:val="23"/>
          <w:bdr w:val="none" w:sz="0" w:space="0" w:color="auto" w:frame="1"/>
        </w:rPr>
        <w:t>:</w:t>
      </w:r>
      <w:r>
        <w:rPr>
          <w:rFonts w:ascii="Arial" w:hAnsi="Arial" w:cs="Arial"/>
          <w:color w:val="3A3A3A"/>
          <w:sz w:val="23"/>
          <w:szCs w:val="23"/>
        </w:rPr>
        <w:t> Represents a row in a sheet of XLS file.</w:t>
      </w:r>
    </w:p>
    <w:p w14:paraId="332F4F35" w14:textId="77777777" w:rsidR="00F479EC" w:rsidRDefault="00F479EC" w:rsidP="00A54D43">
      <w:pPr>
        <w:numPr>
          <w:ilvl w:val="0"/>
          <w:numId w:val="5"/>
        </w:numPr>
        <w:shd w:val="clear" w:color="auto" w:fill="FFFFFF"/>
        <w:spacing w:after="0" w:line="240" w:lineRule="auto"/>
        <w:rPr>
          <w:rFonts w:ascii="Arial" w:hAnsi="Arial" w:cs="Arial"/>
          <w:color w:val="3A3A3A"/>
          <w:sz w:val="23"/>
          <w:szCs w:val="23"/>
        </w:rPr>
      </w:pPr>
      <w:proofErr w:type="spellStart"/>
      <w:r>
        <w:rPr>
          <w:rStyle w:val="Strong"/>
          <w:rFonts w:ascii="Arial" w:hAnsi="Arial" w:cs="Arial"/>
          <w:color w:val="3A3A3A"/>
          <w:sz w:val="23"/>
          <w:szCs w:val="23"/>
          <w:bdr w:val="none" w:sz="0" w:space="0" w:color="auto" w:frame="1"/>
        </w:rPr>
        <w:t>XSSFCell</w:t>
      </w:r>
      <w:proofErr w:type="spellEnd"/>
      <w:r>
        <w:rPr>
          <w:rStyle w:val="Strong"/>
          <w:rFonts w:ascii="Arial" w:hAnsi="Arial" w:cs="Arial"/>
          <w:color w:val="3A3A3A"/>
          <w:sz w:val="23"/>
          <w:szCs w:val="23"/>
          <w:bdr w:val="none" w:sz="0" w:space="0" w:color="auto" w:frame="1"/>
        </w:rPr>
        <w:t>:</w:t>
      </w:r>
      <w:r>
        <w:rPr>
          <w:rFonts w:ascii="Arial" w:hAnsi="Arial" w:cs="Arial"/>
          <w:color w:val="3A3A3A"/>
          <w:sz w:val="23"/>
          <w:szCs w:val="23"/>
        </w:rPr>
        <w:t> Represents a cell in a row of XLSX file.</w:t>
      </w:r>
    </w:p>
    <w:p w14:paraId="38FE6B70" w14:textId="77777777" w:rsidR="00F479EC" w:rsidRDefault="00F479EC" w:rsidP="00A54D43">
      <w:pPr>
        <w:numPr>
          <w:ilvl w:val="0"/>
          <w:numId w:val="5"/>
        </w:numPr>
        <w:shd w:val="clear" w:color="auto" w:fill="FFFFFF"/>
        <w:spacing w:after="0" w:line="240" w:lineRule="auto"/>
        <w:rPr>
          <w:rFonts w:ascii="Arial" w:hAnsi="Arial" w:cs="Arial"/>
          <w:color w:val="3A3A3A"/>
          <w:sz w:val="23"/>
          <w:szCs w:val="23"/>
        </w:rPr>
      </w:pPr>
      <w:proofErr w:type="spellStart"/>
      <w:r>
        <w:rPr>
          <w:rStyle w:val="Strong"/>
          <w:rFonts w:ascii="Arial" w:hAnsi="Arial" w:cs="Arial"/>
          <w:color w:val="3A3A3A"/>
          <w:sz w:val="23"/>
          <w:szCs w:val="23"/>
          <w:bdr w:val="none" w:sz="0" w:space="0" w:color="auto" w:frame="1"/>
        </w:rPr>
        <w:t>HSSFCell</w:t>
      </w:r>
      <w:proofErr w:type="spellEnd"/>
      <w:r>
        <w:rPr>
          <w:rStyle w:val="Strong"/>
          <w:rFonts w:ascii="Arial" w:hAnsi="Arial" w:cs="Arial"/>
          <w:color w:val="3A3A3A"/>
          <w:sz w:val="23"/>
          <w:szCs w:val="23"/>
          <w:bdr w:val="none" w:sz="0" w:space="0" w:color="auto" w:frame="1"/>
        </w:rPr>
        <w:t>:</w:t>
      </w:r>
      <w:r>
        <w:rPr>
          <w:rFonts w:ascii="Arial" w:hAnsi="Arial" w:cs="Arial"/>
          <w:color w:val="3A3A3A"/>
          <w:sz w:val="23"/>
          <w:szCs w:val="23"/>
        </w:rPr>
        <w:t> Represents a cell in a row of XLS file.</w:t>
      </w:r>
    </w:p>
    <w:p w14:paraId="136C7099"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Fields available in a cell:</w:t>
      </w:r>
    </w:p>
    <w:p w14:paraId="422846F1" w14:textId="77777777" w:rsidR="00F479EC" w:rsidRDefault="00F479EC" w:rsidP="00A54D43">
      <w:pPr>
        <w:numPr>
          <w:ilvl w:val="0"/>
          <w:numId w:val="6"/>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CELL_TYPE_BLANK:</w:t>
      </w:r>
      <w:r>
        <w:rPr>
          <w:rFonts w:ascii="Arial" w:hAnsi="Arial" w:cs="Arial"/>
          <w:color w:val="3A3A3A"/>
          <w:sz w:val="23"/>
          <w:szCs w:val="23"/>
        </w:rPr>
        <w:t> Represents a blank cell.</w:t>
      </w:r>
    </w:p>
    <w:p w14:paraId="1E366F95" w14:textId="77777777" w:rsidR="00F479EC" w:rsidRDefault="00F479EC" w:rsidP="00A54D43">
      <w:pPr>
        <w:numPr>
          <w:ilvl w:val="0"/>
          <w:numId w:val="6"/>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CELL_TYPE_BOOLEAN:</w:t>
      </w:r>
      <w:r>
        <w:rPr>
          <w:rFonts w:ascii="Arial" w:hAnsi="Arial" w:cs="Arial"/>
          <w:color w:val="3A3A3A"/>
          <w:sz w:val="23"/>
          <w:szCs w:val="23"/>
        </w:rPr>
        <w:t> Represents a Boolean cell (true or false).</w:t>
      </w:r>
    </w:p>
    <w:p w14:paraId="29636D6A" w14:textId="77777777" w:rsidR="00F479EC" w:rsidRDefault="00F479EC" w:rsidP="00A54D43">
      <w:pPr>
        <w:numPr>
          <w:ilvl w:val="0"/>
          <w:numId w:val="6"/>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CELL_TYPE_ERROR:</w:t>
      </w:r>
      <w:r>
        <w:rPr>
          <w:rFonts w:ascii="Arial" w:hAnsi="Arial" w:cs="Arial"/>
          <w:color w:val="3A3A3A"/>
          <w:sz w:val="23"/>
          <w:szCs w:val="23"/>
        </w:rPr>
        <w:t> Represents an error value in a cell.</w:t>
      </w:r>
    </w:p>
    <w:p w14:paraId="66693D85" w14:textId="77777777" w:rsidR="00F479EC" w:rsidRDefault="00F479EC" w:rsidP="00A54D43">
      <w:pPr>
        <w:numPr>
          <w:ilvl w:val="0"/>
          <w:numId w:val="6"/>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CELL_TYPE_FORMULA:</w:t>
      </w:r>
      <w:r>
        <w:rPr>
          <w:rFonts w:ascii="Arial" w:hAnsi="Arial" w:cs="Arial"/>
          <w:color w:val="3A3A3A"/>
          <w:sz w:val="23"/>
          <w:szCs w:val="23"/>
        </w:rPr>
        <w:t> Represents a formula result on a cell.</w:t>
      </w:r>
    </w:p>
    <w:p w14:paraId="6E69F221" w14:textId="77777777" w:rsidR="00F479EC" w:rsidRDefault="00F479EC" w:rsidP="00A54D43">
      <w:pPr>
        <w:numPr>
          <w:ilvl w:val="0"/>
          <w:numId w:val="6"/>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CELL_TYPE_NUMERIC:</w:t>
      </w:r>
      <w:r>
        <w:rPr>
          <w:rFonts w:ascii="Arial" w:hAnsi="Arial" w:cs="Arial"/>
          <w:color w:val="3A3A3A"/>
          <w:sz w:val="23"/>
          <w:szCs w:val="23"/>
        </w:rPr>
        <w:t> Represents numeric data in a cell.</w:t>
      </w:r>
    </w:p>
    <w:p w14:paraId="717ABB85" w14:textId="77777777" w:rsidR="00F479EC" w:rsidRDefault="00F479EC" w:rsidP="00A54D43">
      <w:pPr>
        <w:numPr>
          <w:ilvl w:val="0"/>
          <w:numId w:val="6"/>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CELL_TYPE_STRING:</w:t>
      </w:r>
      <w:r>
        <w:rPr>
          <w:rFonts w:ascii="Arial" w:hAnsi="Arial" w:cs="Arial"/>
          <w:color w:val="3A3A3A"/>
          <w:sz w:val="23"/>
          <w:szCs w:val="23"/>
        </w:rPr>
        <w:t> Represents string in a cell.</w:t>
      </w:r>
    </w:p>
    <w:p w14:paraId="0C78CDF0" w14:textId="77777777" w:rsidR="00F479EC" w:rsidRDefault="00F479EC" w:rsidP="00F479EC">
      <w:pPr>
        <w:pStyle w:val="Heading3"/>
        <w:shd w:val="clear" w:color="auto" w:fill="FFFFFF"/>
        <w:spacing w:before="0" w:line="288" w:lineRule="atLeast"/>
        <w:rPr>
          <w:rFonts w:ascii="Arial" w:hAnsi="Arial" w:cs="Arial"/>
          <w:color w:val="3A3A3A"/>
          <w:sz w:val="33"/>
          <w:szCs w:val="33"/>
        </w:rPr>
      </w:pPr>
      <w:r>
        <w:rPr>
          <w:rFonts w:ascii="Arial" w:hAnsi="Arial" w:cs="Arial"/>
          <w:b/>
          <w:bCs/>
          <w:color w:val="3A3A3A"/>
          <w:sz w:val="33"/>
          <w:szCs w:val="33"/>
          <w:bdr w:val="none" w:sz="0" w:space="0" w:color="auto" w:frame="1"/>
        </w:rPr>
        <w:t>The steps to use Selenium with Apache POI</w:t>
      </w:r>
    </w:p>
    <w:p w14:paraId="118123F7"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Let us create an automation script to test the login process of a web -based applications.</w:t>
      </w:r>
    </w:p>
    <w:p w14:paraId="224D81EA"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Here, I have taken LinkedIn</w:t>
      </w:r>
      <w:r>
        <w:rPr>
          <w:rFonts w:ascii="Arial" w:hAnsi="Arial" w:cs="Arial"/>
          <w:color w:val="3A3A3A"/>
          <w:sz w:val="23"/>
          <w:szCs w:val="23"/>
        </w:rPr>
        <w:t> </w:t>
      </w:r>
      <w:r>
        <w:rPr>
          <w:rStyle w:val="Strong"/>
          <w:rFonts w:ascii="Arial" w:hAnsi="Arial" w:cs="Arial"/>
          <w:color w:val="3A3A3A"/>
          <w:sz w:val="23"/>
          <w:szCs w:val="23"/>
          <w:bdr w:val="none" w:sz="0" w:space="0" w:color="auto" w:frame="1"/>
        </w:rPr>
        <w:t>as an example</w:t>
      </w:r>
      <w:r>
        <w:rPr>
          <w:rFonts w:ascii="Arial" w:hAnsi="Arial" w:cs="Arial"/>
          <w:color w:val="3A3A3A"/>
          <w:sz w:val="23"/>
          <w:szCs w:val="23"/>
        </w:rPr>
        <w:t>.</w:t>
      </w:r>
    </w:p>
    <w:p w14:paraId="127DB6EB"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We import data from an excel sheet and then use it to log into the application and after execution, we write the result in the excel sheet.</w:t>
      </w:r>
    </w:p>
    <w:p w14:paraId="7BDEFEBA"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We need the following software installed on our system to carry on with the steps to execute the framework:</w:t>
      </w:r>
    </w:p>
    <w:p w14:paraId="34DF2FF7" w14:textId="77777777" w:rsidR="00F479EC" w:rsidRDefault="00F479EC" w:rsidP="00A54D43">
      <w:pPr>
        <w:numPr>
          <w:ilvl w:val="0"/>
          <w:numId w:val="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lastRenderedPageBreak/>
        <w:t>Java JDK 1.7+</w:t>
      </w:r>
    </w:p>
    <w:p w14:paraId="713FDD16" w14:textId="77777777" w:rsidR="00F479EC" w:rsidRDefault="00F479EC" w:rsidP="00A54D43">
      <w:pPr>
        <w:numPr>
          <w:ilvl w:val="0"/>
          <w:numId w:val="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Eclipse IDE</w:t>
      </w:r>
    </w:p>
    <w:p w14:paraId="3A118456" w14:textId="77777777" w:rsidR="00F479EC" w:rsidRDefault="00F479EC" w:rsidP="00A54D43">
      <w:pPr>
        <w:numPr>
          <w:ilvl w:val="0"/>
          <w:numId w:val="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TestNG</w:t>
      </w:r>
    </w:p>
    <w:p w14:paraId="4D0EAE15" w14:textId="77777777" w:rsidR="00F479EC" w:rsidRDefault="00F479EC" w:rsidP="00A54D43">
      <w:pPr>
        <w:numPr>
          <w:ilvl w:val="0"/>
          <w:numId w:val="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Selenium jars</w:t>
      </w:r>
    </w:p>
    <w:p w14:paraId="47394979" w14:textId="77777777" w:rsidR="00F479EC" w:rsidRDefault="00F479EC" w:rsidP="00A54D43">
      <w:pPr>
        <w:numPr>
          <w:ilvl w:val="0"/>
          <w:numId w:val="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Microsoft Office / Open Office</w:t>
      </w:r>
    </w:p>
    <w:p w14:paraId="7BC48BBB"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Step #1)</w:t>
      </w:r>
    </w:p>
    <w:p w14:paraId="3E3190E6"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Firstly, we need to configure Eclipse with </w:t>
      </w:r>
      <w:r>
        <w:rPr>
          <w:rStyle w:val="Strong"/>
          <w:rFonts w:ascii="Arial" w:hAnsi="Arial" w:cs="Arial"/>
          <w:color w:val="3A3A3A"/>
          <w:sz w:val="23"/>
          <w:szCs w:val="23"/>
          <w:bdr w:val="none" w:sz="0" w:space="0" w:color="auto" w:frame="1"/>
        </w:rPr>
        <w:t>Apache POI</w:t>
      </w:r>
      <w:r>
        <w:rPr>
          <w:rFonts w:ascii="Arial" w:hAnsi="Arial" w:cs="Arial"/>
          <w:color w:val="3A3A3A"/>
          <w:sz w:val="23"/>
          <w:szCs w:val="23"/>
        </w:rPr>
        <w:t>.</w:t>
      </w:r>
    </w:p>
    <w:p w14:paraId="0E90AD16"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hyperlink r:id="rId10" w:tgtFrame="_blank" w:history="1">
        <w:r>
          <w:rPr>
            <w:rStyle w:val="Hyperlink"/>
            <w:rFonts w:ascii="Arial" w:hAnsi="Arial" w:cs="Arial"/>
            <w:color w:val="DB0700"/>
            <w:sz w:val="23"/>
            <w:szCs w:val="23"/>
            <w:bdr w:val="none" w:sz="0" w:space="0" w:color="auto" w:frame="1"/>
          </w:rPr>
          <w:t>Download</w:t>
        </w:r>
      </w:hyperlink>
      <w:r>
        <w:rPr>
          <w:rFonts w:ascii="Arial" w:hAnsi="Arial" w:cs="Arial"/>
          <w:color w:val="3A3A3A"/>
          <w:sz w:val="23"/>
          <w:szCs w:val="23"/>
        </w:rPr>
        <w:t> jar files for Apache POI.</w:t>
      </w:r>
    </w:p>
    <w:p w14:paraId="5F4CDD30"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Step #2)</w:t>
      </w:r>
    </w:p>
    <w:p w14:paraId="22CE5D1F" w14:textId="77777777" w:rsidR="00F479EC" w:rsidRDefault="00F479EC" w:rsidP="00F479EC">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 xml:space="preserve">Unzip the jar </w:t>
      </w:r>
      <w:proofErr w:type="gramStart"/>
      <w:r>
        <w:rPr>
          <w:rFonts w:ascii="Arial" w:hAnsi="Arial" w:cs="Arial"/>
          <w:color w:val="3A3A3A"/>
          <w:sz w:val="23"/>
          <w:szCs w:val="23"/>
        </w:rPr>
        <w:t>file, and</w:t>
      </w:r>
      <w:proofErr w:type="gramEnd"/>
      <w:r>
        <w:rPr>
          <w:rFonts w:ascii="Arial" w:hAnsi="Arial" w:cs="Arial"/>
          <w:color w:val="3A3A3A"/>
          <w:sz w:val="23"/>
          <w:szCs w:val="23"/>
        </w:rPr>
        <w:t xml:space="preserve"> add the following jars to your project and configure them.</w:t>
      </w:r>
    </w:p>
    <w:p w14:paraId="61D72A34" w14:textId="77777777" w:rsidR="00F479EC" w:rsidRDefault="00F479EC" w:rsidP="00A54D43">
      <w:pPr>
        <w:numPr>
          <w:ilvl w:val="0"/>
          <w:numId w:val="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dom4j-1.6.1.jar</w:t>
      </w:r>
    </w:p>
    <w:p w14:paraId="167AF2B9" w14:textId="77777777" w:rsidR="00F479EC" w:rsidRDefault="00F479EC" w:rsidP="00A54D43">
      <w:pPr>
        <w:numPr>
          <w:ilvl w:val="0"/>
          <w:numId w:val="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poi-3.10-FINAL-20140208.jar</w:t>
      </w:r>
    </w:p>
    <w:p w14:paraId="05BE50EB" w14:textId="77777777" w:rsidR="00F479EC" w:rsidRDefault="00F479EC" w:rsidP="00A54D43">
      <w:pPr>
        <w:numPr>
          <w:ilvl w:val="0"/>
          <w:numId w:val="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poi-ooxml-3.10-FINAL-20140208.jar</w:t>
      </w:r>
    </w:p>
    <w:p w14:paraId="7132F334" w14:textId="77777777" w:rsidR="00F479EC" w:rsidRDefault="00F479EC" w:rsidP="00A54D43">
      <w:pPr>
        <w:numPr>
          <w:ilvl w:val="0"/>
          <w:numId w:val="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poi-ooxml-schemas-3.10-FINAL-20140208.jar</w:t>
      </w:r>
    </w:p>
    <w:p w14:paraId="4AA8F5B2" w14:textId="77777777" w:rsidR="00F479EC" w:rsidRDefault="00F479EC" w:rsidP="00A54D43">
      <w:pPr>
        <w:numPr>
          <w:ilvl w:val="0"/>
          <w:numId w:val="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xmlbeans-2.3.0.jar</w:t>
      </w:r>
    </w:p>
    <w:p w14:paraId="4EE68568"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Step #3)</w:t>
      </w:r>
    </w:p>
    <w:p w14:paraId="7C98B527"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After configuring the respective jars, create an excel sheet enter some data in it and save it as </w:t>
      </w:r>
      <w:r>
        <w:rPr>
          <w:rStyle w:val="Emphasis"/>
          <w:rFonts w:ascii="Arial" w:hAnsi="Arial" w:cs="Arial"/>
          <w:color w:val="3A3A3A"/>
          <w:sz w:val="23"/>
          <w:szCs w:val="23"/>
          <w:bdr w:val="none" w:sz="0" w:space="0" w:color="auto" w:frame="1"/>
        </w:rPr>
        <w:t>TestData.xlsx</w:t>
      </w:r>
      <w:r>
        <w:rPr>
          <w:rFonts w:ascii="Arial" w:hAnsi="Arial" w:cs="Arial"/>
          <w:color w:val="3A3A3A"/>
          <w:sz w:val="23"/>
          <w:szCs w:val="23"/>
        </w:rPr>
        <w:t> at your preferred location.</w:t>
      </w:r>
    </w:p>
    <w:p w14:paraId="096A9939" w14:textId="089CAC78"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DB0700"/>
          <w:sz w:val="23"/>
          <w:szCs w:val="23"/>
          <w:bdr w:val="none" w:sz="0" w:space="0" w:color="auto" w:frame="1"/>
        </w:rPr>
        <w:drawing>
          <wp:inline distT="0" distB="0" distL="0" distR="0" wp14:anchorId="05E4334B" wp14:editId="14728673">
            <wp:extent cx="4618990" cy="780415"/>
            <wp:effectExtent l="0" t="0" r="0" b="635"/>
            <wp:docPr id="1" name="Picture 1" descr="excel shee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l sheet">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990" cy="780415"/>
                    </a:xfrm>
                    <a:prstGeom prst="rect">
                      <a:avLst/>
                    </a:prstGeom>
                    <a:noFill/>
                    <a:ln>
                      <a:noFill/>
                    </a:ln>
                  </pic:spPr>
                </pic:pic>
              </a:graphicData>
            </a:graphic>
          </wp:inline>
        </w:drawing>
      </w:r>
    </w:p>
    <w:p w14:paraId="5984E384" w14:textId="77777777"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Step #4)</w:t>
      </w:r>
    </w:p>
    <w:p w14:paraId="5A19278D" w14:textId="7ACBDA12" w:rsidR="00F479EC" w:rsidRDefault="00F479EC" w:rsidP="00F479E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Now let us follow the sample code to read data from the excel sheet and use it to login to </w:t>
      </w:r>
      <w:hyperlink r:id="rId13" w:tgtFrame="_blank" w:history="1">
        <w:r>
          <w:rPr>
            <w:rStyle w:val="Hyperlink"/>
            <w:rFonts w:ascii="Arial" w:hAnsi="Arial" w:cs="Arial"/>
            <w:color w:val="DB0700"/>
            <w:sz w:val="23"/>
            <w:szCs w:val="23"/>
            <w:bdr w:val="none" w:sz="0" w:space="0" w:color="auto" w:frame="1"/>
          </w:rPr>
          <w:t>linkedin.com</w:t>
        </w:r>
      </w:hyperlink>
      <w:r>
        <w:rPr>
          <w:rFonts w:ascii="Arial" w:hAnsi="Arial" w:cs="Arial"/>
          <w:color w:val="3A3A3A"/>
          <w:sz w:val="23"/>
          <w:szCs w:val="23"/>
        </w:rPr>
        <w:t>.</w:t>
      </w:r>
    </w:p>
    <w:p w14:paraId="7979D17B" w14:textId="77777777" w:rsidR="003D597B" w:rsidRDefault="003D597B" w:rsidP="00F479EC">
      <w:pPr>
        <w:pStyle w:val="NormalWeb"/>
        <w:shd w:val="clear" w:color="auto" w:fill="FFFFFF"/>
        <w:spacing w:before="0" w:beforeAutospacing="0" w:after="0" w:afterAutospacing="0"/>
        <w:rPr>
          <w:rFonts w:ascii="Arial" w:hAnsi="Arial" w:cs="Arial"/>
          <w:color w:val="3A3A3A"/>
          <w:sz w:val="23"/>
          <w:szCs w:val="23"/>
        </w:rPr>
      </w:pPr>
    </w:p>
    <w:tbl>
      <w:tblPr>
        <w:tblW w:w="11765" w:type="dxa"/>
        <w:tblCellSpacing w:w="0" w:type="dxa"/>
        <w:tblCellMar>
          <w:left w:w="0" w:type="dxa"/>
          <w:right w:w="0" w:type="dxa"/>
        </w:tblCellMar>
        <w:tblLook w:val="04A0" w:firstRow="1" w:lastRow="0" w:firstColumn="1" w:lastColumn="0" w:noHBand="0" w:noVBand="1"/>
      </w:tblPr>
      <w:tblGrid>
        <w:gridCol w:w="11765"/>
      </w:tblGrid>
      <w:tr w:rsidR="00F479EC" w14:paraId="71A4B6B5" w14:textId="77777777" w:rsidTr="00F479EC">
        <w:trPr>
          <w:tblCellSpacing w:w="0" w:type="dxa"/>
        </w:trPr>
        <w:tc>
          <w:tcPr>
            <w:tcW w:w="11765" w:type="dxa"/>
            <w:vAlign w:val="center"/>
            <w:hideMark/>
          </w:tcPr>
          <w:p w14:paraId="120F3BF2" w14:textId="77777777" w:rsidR="00F479EC" w:rsidRDefault="00F479EC" w:rsidP="00F9566A">
            <w:pPr>
              <w:pStyle w:val="NoSpacing"/>
              <w:rPr>
                <w:rFonts w:ascii="Times New Roman" w:hAnsi="Times New Roman" w:cs="Times New Roman"/>
                <w:sz w:val="24"/>
                <w:szCs w:val="24"/>
              </w:rPr>
            </w:pPr>
            <w:r>
              <w:rPr>
                <w:rStyle w:val="HTMLCode"/>
                <w:rFonts w:eastAsiaTheme="minorHAnsi"/>
              </w:rPr>
              <w:t>package</w:t>
            </w:r>
            <w:r>
              <w:t xml:space="preserve"> </w:t>
            </w:r>
            <w:proofErr w:type="spellStart"/>
            <w:r>
              <w:rPr>
                <w:rStyle w:val="HTMLCode"/>
                <w:rFonts w:eastAsiaTheme="minorHAnsi"/>
              </w:rPr>
              <w:t>automationFramework</w:t>
            </w:r>
            <w:proofErr w:type="spellEnd"/>
            <w:r>
              <w:rPr>
                <w:rStyle w:val="HTMLCode"/>
                <w:rFonts w:eastAsiaTheme="minorHAnsi"/>
              </w:rPr>
              <w:t>;</w:t>
            </w:r>
          </w:p>
          <w:p w14:paraId="6D7B5FB8" w14:textId="77777777" w:rsidR="00F479EC" w:rsidRDefault="00F479EC" w:rsidP="00F9566A">
            <w:pPr>
              <w:pStyle w:val="NoSpacing"/>
            </w:pPr>
            <w:r>
              <w:t> </w:t>
            </w:r>
          </w:p>
          <w:p w14:paraId="31140783"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java.io.File</w:t>
            </w:r>
            <w:proofErr w:type="spellEnd"/>
            <w:proofErr w:type="gramEnd"/>
            <w:r>
              <w:rPr>
                <w:rStyle w:val="HTMLCode"/>
                <w:rFonts w:eastAsiaTheme="minorHAnsi"/>
              </w:rPr>
              <w:t>;</w:t>
            </w:r>
          </w:p>
          <w:p w14:paraId="6870F531"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java.io.FileInputStream</w:t>
            </w:r>
            <w:proofErr w:type="spellEnd"/>
            <w:proofErr w:type="gramEnd"/>
            <w:r>
              <w:rPr>
                <w:rStyle w:val="HTMLCode"/>
                <w:rFonts w:eastAsiaTheme="minorHAnsi"/>
              </w:rPr>
              <w:t>;</w:t>
            </w:r>
          </w:p>
          <w:p w14:paraId="507B5961"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java.io.FileOutputStream</w:t>
            </w:r>
            <w:proofErr w:type="spellEnd"/>
            <w:proofErr w:type="gramEnd"/>
            <w:r>
              <w:rPr>
                <w:rStyle w:val="HTMLCode"/>
                <w:rFonts w:eastAsiaTheme="minorHAnsi"/>
              </w:rPr>
              <w:t>;</w:t>
            </w:r>
          </w:p>
          <w:p w14:paraId="2720AC64"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java.io.IOException</w:t>
            </w:r>
            <w:proofErr w:type="spellEnd"/>
            <w:proofErr w:type="gramEnd"/>
            <w:r>
              <w:rPr>
                <w:rStyle w:val="HTMLCode"/>
                <w:rFonts w:eastAsiaTheme="minorHAnsi"/>
              </w:rPr>
              <w:t>;</w:t>
            </w:r>
          </w:p>
          <w:p w14:paraId="2B823D1D"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java.util</w:t>
            </w:r>
            <w:proofErr w:type="gramEnd"/>
            <w:r>
              <w:rPr>
                <w:rStyle w:val="HTMLCode"/>
                <w:rFonts w:eastAsiaTheme="minorHAnsi"/>
              </w:rPr>
              <w:t>.concurrent.TimeUnit</w:t>
            </w:r>
            <w:proofErr w:type="spellEnd"/>
            <w:r>
              <w:rPr>
                <w:rStyle w:val="HTMLCode"/>
                <w:rFonts w:eastAsiaTheme="minorHAnsi"/>
              </w:rPr>
              <w:t>;</w:t>
            </w:r>
          </w:p>
          <w:p w14:paraId="3E6F51A2" w14:textId="77777777" w:rsidR="00F479EC" w:rsidRDefault="00F479EC" w:rsidP="00F9566A">
            <w:pPr>
              <w:pStyle w:val="NoSpacing"/>
            </w:pPr>
            <w:r>
              <w:t> </w:t>
            </w:r>
          </w:p>
          <w:p w14:paraId="4F9B945C"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org.apache.poi.hssf</w:t>
            </w:r>
            <w:proofErr w:type="gramEnd"/>
            <w:r>
              <w:rPr>
                <w:rStyle w:val="HTMLCode"/>
                <w:rFonts w:eastAsiaTheme="minorHAnsi"/>
              </w:rPr>
              <w:t>.usermodel.HSSFCell</w:t>
            </w:r>
            <w:proofErr w:type="spellEnd"/>
            <w:r>
              <w:rPr>
                <w:rStyle w:val="HTMLCode"/>
                <w:rFonts w:eastAsiaTheme="minorHAnsi"/>
              </w:rPr>
              <w:t>;</w:t>
            </w:r>
          </w:p>
          <w:p w14:paraId="1E976577"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org.apache.poi.hssf</w:t>
            </w:r>
            <w:proofErr w:type="gramEnd"/>
            <w:r>
              <w:rPr>
                <w:rStyle w:val="HTMLCode"/>
                <w:rFonts w:eastAsiaTheme="minorHAnsi"/>
              </w:rPr>
              <w:t>.usermodel.HSSFSheet</w:t>
            </w:r>
            <w:proofErr w:type="spellEnd"/>
            <w:r>
              <w:rPr>
                <w:rStyle w:val="HTMLCode"/>
                <w:rFonts w:eastAsiaTheme="minorHAnsi"/>
              </w:rPr>
              <w:t>;</w:t>
            </w:r>
          </w:p>
          <w:p w14:paraId="311C4A1E"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org.apache.poi.hssf</w:t>
            </w:r>
            <w:proofErr w:type="gramEnd"/>
            <w:r>
              <w:rPr>
                <w:rStyle w:val="HTMLCode"/>
                <w:rFonts w:eastAsiaTheme="minorHAnsi"/>
              </w:rPr>
              <w:t>.usermodel.HSSFWorkbook</w:t>
            </w:r>
            <w:proofErr w:type="spellEnd"/>
            <w:r>
              <w:rPr>
                <w:rStyle w:val="HTMLCode"/>
                <w:rFonts w:eastAsiaTheme="minorHAnsi"/>
              </w:rPr>
              <w:t>;</w:t>
            </w:r>
          </w:p>
          <w:p w14:paraId="25542A1B" w14:textId="77777777" w:rsidR="00F479EC" w:rsidRDefault="00F479EC" w:rsidP="00F9566A">
            <w:pPr>
              <w:pStyle w:val="NoSpacing"/>
            </w:pPr>
            <w:r>
              <w:rPr>
                <w:rStyle w:val="HTMLCode"/>
                <w:rFonts w:eastAsiaTheme="minorHAnsi"/>
              </w:rPr>
              <w:t>import</w:t>
            </w:r>
            <w:r>
              <w:t xml:space="preserve"> </w:t>
            </w:r>
            <w:proofErr w:type="spellStart"/>
            <w:r>
              <w:rPr>
                <w:rStyle w:val="HTMLCode"/>
                <w:rFonts w:eastAsiaTheme="minorHAnsi"/>
              </w:rPr>
              <w:t>org.apache.poi.</w:t>
            </w:r>
            <w:proofErr w:type="gramStart"/>
            <w:r>
              <w:rPr>
                <w:rStyle w:val="HTMLCode"/>
                <w:rFonts w:eastAsiaTheme="minorHAnsi"/>
              </w:rPr>
              <w:t>ss.usermodel</w:t>
            </w:r>
            <w:proofErr w:type="gramEnd"/>
            <w:r>
              <w:rPr>
                <w:rStyle w:val="HTMLCode"/>
                <w:rFonts w:eastAsiaTheme="minorHAnsi"/>
              </w:rPr>
              <w:t>.Cell</w:t>
            </w:r>
            <w:proofErr w:type="spellEnd"/>
            <w:r>
              <w:rPr>
                <w:rStyle w:val="HTMLCode"/>
                <w:rFonts w:eastAsiaTheme="minorHAnsi"/>
              </w:rPr>
              <w:t>;</w:t>
            </w:r>
          </w:p>
          <w:p w14:paraId="28E0130B"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org.openqa</w:t>
            </w:r>
            <w:proofErr w:type="gramEnd"/>
            <w:r>
              <w:rPr>
                <w:rStyle w:val="HTMLCode"/>
                <w:rFonts w:eastAsiaTheme="minorHAnsi"/>
              </w:rPr>
              <w:t>.selenium.By</w:t>
            </w:r>
            <w:proofErr w:type="spellEnd"/>
            <w:r>
              <w:rPr>
                <w:rStyle w:val="HTMLCode"/>
                <w:rFonts w:eastAsiaTheme="minorHAnsi"/>
              </w:rPr>
              <w:t>;</w:t>
            </w:r>
          </w:p>
          <w:p w14:paraId="3747608B"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org.openqa</w:t>
            </w:r>
            <w:proofErr w:type="gramEnd"/>
            <w:r>
              <w:rPr>
                <w:rStyle w:val="HTMLCode"/>
                <w:rFonts w:eastAsiaTheme="minorHAnsi"/>
              </w:rPr>
              <w:t>.selenium.WebDriver</w:t>
            </w:r>
            <w:proofErr w:type="spellEnd"/>
            <w:r>
              <w:rPr>
                <w:rStyle w:val="HTMLCode"/>
                <w:rFonts w:eastAsiaTheme="minorHAnsi"/>
              </w:rPr>
              <w:t>;</w:t>
            </w:r>
          </w:p>
          <w:p w14:paraId="484F7C47"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org.openqa</w:t>
            </w:r>
            <w:proofErr w:type="gramEnd"/>
            <w:r>
              <w:rPr>
                <w:rStyle w:val="HTMLCode"/>
                <w:rFonts w:eastAsiaTheme="minorHAnsi"/>
              </w:rPr>
              <w:t>.selenium.firefox.FirefoxDriver</w:t>
            </w:r>
            <w:proofErr w:type="spellEnd"/>
            <w:r>
              <w:rPr>
                <w:rStyle w:val="HTMLCode"/>
                <w:rFonts w:eastAsiaTheme="minorHAnsi"/>
              </w:rPr>
              <w:t>;</w:t>
            </w:r>
          </w:p>
          <w:p w14:paraId="2C5F8A15"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org.openqa</w:t>
            </w:r>
            <w:proofErr w:type="gramEnd"/>
            <w:r>
              <w:rPr>
                <w:rStyle w:val="HTMLCode"/>
                <w:rFonts w:eastAsiaTheme="minorHAnsi"/>
              </w:rPr>
              <w:t>.selenium.support.ui.WebDriverWait</w:t>
            </w:r>
            <w:proofErr w:type="spellEnd"/>
            <w:r>
              <w:rPr>
                <w:rStyle w:val="HTMLCode"/>
                <w:rFonts w:eastAsiaTheme="minorHAnsi"/>
              </w:rPr>
              <w:t>;</w:t>
            </w:r>
          </w:p>
          <w:p w14:paraId="68411CBF"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org.testng</w:t>
            </w:r>
            <w:proofErr w:type="gramEnd"/>
            <w:r>
              <w:rPr>
                <w:rStyle w:val="HTMLCode"/>
                <w:rFonts w:eastAsiaTheme="minorHAnsi"/>
              </w:rPr>
              <w:t>.annotations.BeforeTest</w:t>
            </w:r>
            <w:proofErr w:type="spellEnd"/>
            <w:r>
              <w:rPr>
                <w:rStyle w:val="HTMLCode"/>
                <w:rFonts w:eastAsiaTheme="minorHAnsi"/>
              </w:rPr>
              <w:t>;</w:t>
            </w:r>
          </w:p>
          <w:p w14:paraId="24F8B26A"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org.testng</w:t>
            </w:r>
            <w:proofErr w:type="gramEnd"/>
            <w:r>
              <w:rPr>
                <w:rStyle w:val="HTMLCode"/>
                <w:rFonts w:eastAsiaTheme="minorHAnsi"/>
              </w:rPr>
              <w:t>.annotations.Test</w:t>
            </w:r>
            <w:proofErr w:type="spellEnd"/>
            <w:r>
              <w:rPr>
                <w:rStyle w:val="HTMLCode"/>
                <w:rFonts w:eastAsiaTheme="minorHAnsi"/>
              </w:rPr>
              <w:t>;</w:t>
            </w:r>
          </w:p>
          <w:p w14:paraId="73E15CFA" w14:textId="77777777" w:rsidR="00F479EC" w:rsidRDefault="00F479EC" w:rsidP="00F9566A">
            <w:pPr>
              <w:pStyle w:val="NoSpacing"/>
            </w:pPr>
            <w:r>
              <w:t> </w:t>
            </w:r>
          </w:p>
          <w:p w14:paraId="27B8E62C" w14:textId="77777777" w:rsidR="00F479EC" w:rsidRDefault="00F479EC" w:rsidP="00F9566A">
            <w:pPr>
              <w:pStyle w:val="NoSpacing"/>
            </w:pPr>
            <w:r>
              <w:rPr>
                <w:rStyle w:val="HTMLCode"/>
                <w:rFonts w:eastAsiaTheme="minorHAnsi"/>
              </w:rPr>
              <w:t>/**</w:t>
            </w:r>
          </w:p>
          <w:p w14:paraId="7B62E97E" w14:textId="77777777" w:rsidR="00F479EC" w:rsidRDefault="00F479EC" w:rsidP="00F9566A">
            <w:pPr>
              <w:pStyle w:val="NoSpacing"/>
            </w:pPr>
            <w:r>
              <w:rPr>
                <w:rStyle w:val="HTMLCode"/>
                <w:rFonts w:eastAsiaTheme="minorHAnsi"/>
              </w:rPr>
              <w:t> * @author Admin</w:t>
            </w:r>
          </w:p>
          <w:p w14:paraId="1CA479DE" w14:textId="77777777" w:rsidR="00F479EC" w:rsidRDefault="00F479EC" w:rsidP="00F9566A">
            <w:pPr>
              <w:pStyle w:val="NoSpacing"/>
            </w:pPr>
            <w:r>
              <w:rPr>
                <w:rStyle w:val="HTMLCode"/>
                <w:rFonts w:eastAsiaTheme="minorHAnsi"/>
              </w:rPr>
              <w:t> *</w:t>
            </w:r>
          </w:p>
          <w:p w14:paraId="6CE3ED1F" w14:textId="77777777" w:rsidR="00F479EC" w:rsidRDefault="00F479EC" w:rsidP="00F9566A">
            <w:pPr>
              <w:pStyle w:val="NoSpacing"/>
            </w:pPr>
            <w:r>
              <w:rPr>
                <w:rStyle w:val="HTMLCode"/>
                <w:rFonts w:eastAsiaTheme="minorHAnsi"/>
              </w:rPr>
              <w:t> */</w:t>
            </w:r>
          </w:p>
          <w:p w14:paraId="7F0CB64B" w14:textId="77777777" w:rsidR="00F479EC" w:rsidRDefault="00F479EC" w:rsidP="00F9566A">
            <w:pPr>
              <w:pStyle w:val="NoSpacing"/>
            </w:pPr>
            <w:r>
              <w:rPr>
                <w:rStyle w:val="HTMLCode"/>
                <w:rFonts w:eastAsiaTheme="minorHAnsi"/>
              </w:rPr>
              <w:t>public</w:t>
            </w:r>
            <w:r>
              <w:t xml:space="preserve"> </w:t>
            </w:r>
            <w:r>
              <w:rPr>
                <w:rStyle w:val="HTMLCode"/>
                <w:rFonts w:eastAsiaTheme="minorHAnsi"/>
              </w:rPr>
              <w:t>class</w:t>
            </w:r>
            <w:r>
              <w:t xml:space="preserve"> </w:t>
            </w:r>
            <w:proofErr w:type="spellStart"/>
            <w:r>
              <w:rPr>
                <w:rStyle w:val="HTMLCode"/>
                <w:rFonts w:eastAsiaTheme="minorHAnsi"/>
              </w:rPr>
              <w:t>ReadWriteExcel</w:t>
            </w:r>
            <w:proofErr w:type="spellEnd"/>
          </w:p>
          <w:p w14:paraId="25BA5B27" w14:textId="77777777" w:rsidR="00F479EC" w:rsidRDefault="00F479EC" w:rsidP="00F9566A">
            <w:pPr>
              <w:pStyle w:val="NoSpacing"/>
            </w:pPr>
            <w:r>
              <w:rPr>
                <w:rStyle w:val="HTMLCode"/>
                <w:rFonts w:eastAsiaTheme="minorHAnsi"/>
              </w:rPr>
              <w:lastRenderedPageBreak/>
              <w:t>{</w:t>
            </w:r>
          </w:p>
          <w:p w14:paraId="79479D0A" w14:textId="77777777" w:rsidR="00F479EC" w:rsidRDefault="00F479EC" w:rsidP="00F9566A">
            <w:pPr>
              <w:pStyle w:val="NoSpacing"/>
            </w:pPr>
            <w:r>
              <w:rPr>
                <w:rStyle w:val="HTMLCode"/>
                <w:rFonts w:eastAsiaTheme="minorHAnsi"/>
              </w:rPr>
              <w:t>    WebDriver driver;</w:t>
            </w:r>
          </w:p>
          <w:p w14:paraId="4B607979" w14:textId="77777777" w:rsidR="00F479EC" w:rsidRDefault="00F479EC" w:rsidP="00F9566A">
            <w:pPr>
              <w:pStyle w:val="NoSpacing"/>
            </w:pPr>
            <w:r>
              <w:rPr>
                <w:rStyle w:val="HTMLCode"/>
                <w:rFonts w:eastAsiaTheme="minorHAnsi"/>
              </w:rPr>
              <w:t>    </w:t>
            </w:r>
            <w:proofErr w:type="spellStart"/>
            <w:r>
              <w:rPr>
                <w:rStyle w:val="HTMLCode"/>
                <w:rFonts w:eastAsiaTheme="minorHAnsi"/>
              </w:rPr>
              <w:t>WebDriverWait</w:t>
            </w:r>
            <w:proofErr w:type="spellEnd"/>
            <w:r>
              <w:rPr>
                <w:rStyle w:val="HTMLCode"/>
                <w:rFonts w:eastAsiaTheme="minorHAnsi"/>
              </w:rPr>
              <w:t xml:space="preserve"> wait;</w:t>
            </w:r>
          </w:p>
          <w:p w14:paraId="4F210613" w14:textId="77777777" w:rsidR="00F479EC" w:rsidRDefault="00F479EC" w:rsidP="00F9566A">
            <w:pPr>
              <w:pStyle w:val="NoSpacing"/>
            </w:pPr>
            <w:r>
              <w:rPr>
                <w:rStyle w:val="HTMLCode"/>
                <w:rFonts w:eastAsiaTheme="minorHAnsi"/>
              </w:rPr>
              <w:t>    </w:t>
            </w:r>
            <w:proofErr w:type="spellStart"/>
            <w:r>
              <w:rPr>
                <w:rStyle w:val="HTMLCode"/>
                <w:rFonts w:eastAsiaTheme="minorHAnsi"/>
              </w:rPr>
              <w:t>HSSFWorkbook</w:t>
            </w:r>
            <w:proofErr w:type="spellEnd"/>
            <w:r>
              <w:rPr>
                <w:rStyle w:val="HTMLCode"/>
                <w:rFonts w:eastAsiaTheme="minorHAnsi"/>
              </w:rPr>
              <w:t xml:space="preserve"> workbook;</w:t>
            </w:r>
          </w:p>
          <w:p w14:paraId="40F2EF0E" w14:textId="77777777" w:rsidR="00F479EC" w:rsidRDefault="00F479EC" w:rsidP="00F9566A">
            <w:pPr>
              <w:pStyle w:val="NoSpacing"/>
            </w:pPr>
            <w:r>
              <w:rPr>
                <w:rStyle w:val="HTMLCode"/>
                <w:rFonts w:eastAsiaTheme="minorHAnsi"/>
              </w:rPr>
              <w:t>    </w:t>
            </w:r>
            <w:proofErr w:type="spellStart"/>
            <w:r>
              <w:rPr>
                <w:rStyle w:val="HTMLCode"/>
                <w:rFonts w:eastAsiaTheme="minorHAnsi"/>
              </w:rPr>
              <w:t>HSSFSheet</w:t>
            </w:r>
            <w:proofErr w:type="spellEnd"/>
            <w:r>
              <w:rPr>
                <w:rStyle w:val="HTMLCode"/>
                <w:rFonts w:eastAsiaTheme="minorHAnsi"/>
              </w:rPr>
              <w:t xml:space="preserve"> sheet;</w:t>
            </w:r>
          </w:p>
          <w:p w14:paraId="42C9B1FF" w14:textId="77777777" w:rsidR="00F479EC" w:rsidRDefault="00F479EC" w:rsidP="00F9566A">
            <w:pPr>
              <w:pStyle w:val="NoSpacing"/>
            </w:pPr>
            <w:r>
              <w:rPr>
                <w:rStyle w:val="HTMLCode"/>
                <w:rFonts w:eastAsiaTheme="minorHAnsi"/>
              </w:rPr>
              <w:t>    </w:t>
            </w:r>
            <w:proofErr w:type="spellStart"/>
            <w:r>
              <w:rPr>
                <w:rStyle w:val="HTMLCode"/>
                <w:rFonts w:eastAsiaTheme="minorHAnsi"/>
              </w:rPr>
              <w:t>HSSFCell</w:t>
            </w:r>
            <w:proofErr w:type="spellEnd"/>
            <w:r>
              <w:rPr>
                <w:rStyle w:val="HTMLCode"/>
                <w:rFonts w:eastAsiaTheme="minorHAnsi"/>
              </w:rPr>
              <w:t xml:space="preserve"> cell;</w:t>
            </w:r>
          </w:p>
          <w:p w14:paraId="4EBE492B" w14:textId="77777777" w:rsidR="00F479EC" w:rsidRDefault="00F479EC" w:rsidP="00F9566A">
            <w:pPr>
              <w:pStyle w:val="NoSpacing"/>
            </w:pPr>
            <w:r>
              <w:t> </w:t>
            </w:r>
          </w:p>
          <w:p w14:paraId="7509E609" w14:textId="77777777" w:rsidR="00F479EC" w:rsidRDefault="00F479EC" w:rsidP="00F9566A">
            <w:pPr>
              <w:pStyle w:val="NoSpacing"/>
            </w:pPr>
            <w:r>
              <w:rPr>
                <w:rStyle w:val="HTMLCode"/>
                <w:rFonts w:eastAsiaTheme="minorHAnsi"/>
              </w:rPr>
              <w:t> @</w:t>
            </w:r>
            <w:proofErr w:type="spellStart"/>
            <w:r>
              <w:rPr>
                <w:rStyle w:val="HTMLCode"/>
                <w:rFonts w:eastAsiaTheme="minorHAnsi"/>
              </w:rPr>
              <w:t>BeforeTest</w:t>
            </w:r>
            <w:proofErr w:type="spellEnd"/>
          </w:p>
          <w:p w14:paraId="17CAEB4C" w14:textId="77777777" w:rsidR="00F479EC" w:rsidRDefault="00F479EC" w:rsidP="00F9566A">
            <w:pPr>
              <w:pStyle w:val="NoSpacing"/>
            </w:pPr>
            <w:r>
              <w:rPr>
                <w:rStyle w:val="HTMLCode"/>
                <w:rFonts w:eastAsiaTheme="minorHAnsi"/>
              </w:rPr>
              <w:t> public</w:t>
            </w:r>
            <w:r>
              <w:t xml:space="preserve"> </w:t>
            </w:r>
            <w:r>
              <w:rPr>
                <w:rStyle w:val="HTMLCode"/>
                <w:rFonts w:eastAsiaTheme="minorHAnsi"/>
              </w:rPr>
              <w:t>void</w:t>
            </w:r>
            <w:r>
              <w:t xml:space="preserve"> </w:t>
            </w:r>
            <w:proofErr w:type="spellStart"/>
            <w:proofErr w:type="gramStart"/>
            <w:r>
              <w:rPr>
                <w:rStyle w:val="HTMLCode"/>
                <w:rFonts w:eastAsiaTheme="minorHAnsi"/>
              </w:rPr>
              <w:t>TestSetup</w:t>
            </w:r>
            <w:proofErr w:type="spellEnd"/>
            <w:r>
              <w:rPr>
                <w:rStyle w:val="HTMLCode"/>
                <w:rFonts w:eastAsiaTheme="minorHAnsi"/>
              </w:rPr>
              <w:t>(</w:t>
            </w:r>
            <w:proofErr w:type="gramEnd"/>
            <w:r>
              <w:rPr>
                <w:rStyle w:val="HTMLCode"/>
                <w:rFonts w:eastAsiaTheme="minorHAnsi"/>
              </w:rPr>
              <w:t>)</w:t>
            </w:r>
          </w:p>
          <w:p w14:paraId="5EB1782E" w14:textId="77777777" w:rsidR="00F479EC" w:rsidRDefault="00F479EC" w:rsidP="00F9566A">
            <w:pPr>
              <w:pStyle w:val="NoSpacing"/>
            </w:pPr>
            <w:r>
              <w:rPr>
                <w:rStyle w:val="HTMLCode"/>
                <w:rFonts w:eastAsiaTheme="minorHAnsi"/>
              </w:rPr>
              <w:t>{</w:t>
            </w:r>
          </w:p>
          <w:p w14:paraId="595C780B" w14:textId="77777777" w:rsidR="00F479EC" w:rsidRDefault="00F479EC" w:rsidP="00F9566A">
            <w:pPr>
              <w:pStyle w:val="NoSpacing"/>
            </w:pPr>
            <w:r>
              <w:rPr>
                <w:rStyle w:val="HTMLCode"/>
                <w:rFonts w:eastAsiaTheme="minorHAnsi"/>
              </w:rPr>
              <w:t>    // Set the path of the Firefox driver.</w:t>
            </w:r>
          </w:p>
          <w:p w14:paraId="4B761716" w14:textId="77777777" w:rsidR="00F479EC" w:rsidRDefault="00F479EC" w:rsidP="00F9566A">
            <w:pPr>
              <w:pStyle w:val="NoSpacing"/>
            </w:pPr>
            <w:r>
              <w:rPr>
                <w:rStyle w:val="HTMLCode"/>
                <w:rFonts w:eastAsiaTheme="minorHAnsi"/>
              </w:rPr>
              <w:t>    </w:t>
            </w:r>
            <w:proofErr w:type="spellStart"/>
            <w:r>
              <w:rPr>
                <w:rStyle w:val="HTMLCode"/>
                <w:rFonts w:eastAsiaTheme="minorHAnsi"/>
              </w:rPr>
              <w:t>System.setProperty</w:t>
            </w:r>
            <w:proofErr w:type="spellEnd"/>
            <w:r>
              <w:rPr>
                <w:rStyle w:val="HTMLCode"/>
                <w:rFonts w:eastAsiaTheme="minorHAnsi"/>
              </w:rPr>
              <w:t>("</w:t>
            </w:r>
            <w:proofErr w:type="spellStart"/>
            <w:proofErr w:type="gramStart"/>
            <w:r>
              <w:rPr>
                <w:rStyle w:val="HTMLCode"/>
                <w:rFonts w:eastAsiaTheme="minorHAnsi"/>
              </w:rPr>
              <w:t>webdriver.gecko</w:t>
            </w:r>
            <w:proofErr w:type="gramEnd"/>
            <w:r>
              <w:rPr>
                <w:rStyle w:val="HTMLCode"/>
                <w:rFonts w:eastAsiaTheme="minorHAnsi"/>
              </w:rPr>
              <w:t>.driver</w:t>
            </w:r>
            <w:proofErr w:type="spellEnd"/>
            <w:r>
              <w:rPr>
                <w:rStyle w:val="HTMLCode"/>
                <w:rFonts w:eastAsiaTheme="minorHAnsi"/>
              </w:rPr>
              <w:t>", "C:\\Users\\geckodriver.exe");</w:t>
            </w:r>
          </w:p>
          <w:p w14:paraId="0C607FB6" w14:textId="77777777" w:rsidR="00F479EC" w:rsidRDefault="00F479EC" w:rsidP="00F9566A">
            <w:pPr>
              <w:pStyle w:val="NoSpacing"/>
            </w:pPr>
            <w:r>
              <w:rPr>
                <w:rStyle w:val="HTMLCode"/>
                <w:rFonts w:eastAsiaTheme="minorHAnsi"/>
              </w:rPr>
              <w:t>    driver = new</w:t>
            </w:r>
            <w:r>
              <w:t xml:space="preserve"> </w:t>
            </w:r>
            <w:proofErr w:type="spellStart"/>
            <w:proofErr w:type="gramStart"/>
            <w:r>
              <w:rPr>
                <w:rStyle w:val="HTMLCode"/>
                <w:rFonts w:eastAsiaTheme="minorHAnsi"/>
              </w:rPr>
              <w:t>FirefoxDriver</w:t>
            </w:r>
            <w:proofErr w:type="spellEnd"/>
            <w:r>
              <w:rPr>
                <w:rStyle w:val="HTMLCode"/>
                <w:rFonts w:eastAsiaTheme="minorHAnsi"/>
              </w:rPr>
              <w:t>(</w:t>
            </w:r>
            <w:proofErr w:type="gramEnd"/>
            <w:r>
              <w:rPr>
                <w:rStyle w:val="HTMLCode"/>
                <w:rFonts w:eastAsiaTheme="minorHAnsi"/>
              </w:rPr>
              <w:t>);</w:t>
            </w:r>
          </w:p>
          <w:p w14:paraId="6D101EFD" w14:textId="77777777" w:rsidR="00F479EC" w:rsidRDefault="00F479EC" w:rsidP="00F9566A">
            <w:pPr>
              <w:pStyle w:val="NoSpacing"/>
            </w:pPr>
            <w:r>
              <w:rPr>
                <w:rStyle w:val="HTMLCode"/>
                <w:rFonts w:eastAsiaTheme="minorHAnsi"/>
              </w:rPr>
              <w:t>    </w:t>
            </w:r>
            <w:r>
              <w:t> </w:t>
            </w:r>
          </w:p>
          <w:p w14:paraId="1E81C0C1" w14:textId="77777777" w:rsidR="00F479EC" w:rsidRDefault="00F479EC" w:rsidP="00F9566A">
            <w:pPr>
              <w:pStyle w:val="NoSpacing"/>
            </w:pPr>
            <w:r>
              <w:rPr>
                <w:rStyle w:val="HTMLCode"/>
                <w:rFonts w:eastAsiaTheme="minorHAnsi"/>
              </w:rPr>
              <w:t xml:space="preserve">    // Enter </w:t>
            </w:r>
            <w:proofErr w:type="spellStart"/>
            <w:r>
              <w:rPr>
                <w:rStyle w:val="HTMLCode"/>
                <w:rFonts w:eastAsiaTheme="minorHAnsi"/>
              </w:rPr>
              <w:t>url</w:t>
            </w:r>
            <w:proofErr w:type="spellEnd"/>
            <w:r>
              <w:rPr>
                <w:rStyle w:val="HTMLCode"/>
                <w:rFonts w:eastAsiaTheme="minorHAnsi"/>
              </w:rPr>
              <w:t>.</w:t>
            </w:r>
          </w:p>
          <w:p w14:paraId="72CC74DE" w14:textId="77777777" w:rsidR="00F479EC" w:rsidRDefault="00F479EC" w:rsidP="00F9566A">
            <w:pPr>
              <w:pStyle w:val="NoSpacing"/>
            </w:pPr>
            <w:r>
              <w:rPr>
                <w:rStyle w:val="HTMLCode"/>
                <w:rFonts w:eastAsiaTheme="minorHAnsi"/>
              </w:rPr>
              <w:t>    </w:t>
            </w:r>
            <w:proofErr w:type="spellStart"/>
            <w:r>
              <w:rPr>
                <w:rStyle w:val="HTMLCode"/>
                <w:rFonts w:eastAsiaTheme="minorHAnsi"/>
              </w:rPr>
              <w:t>driver.get</w:t>
            </w:r>
            <w:proofErr w:type="spellEnd"/>
            <w:r>
              <w:rPr>
                <w:rStyle w:val="HTMLCode"/>
                <w:rFonts w:eastAsiaTheme="minorHAnsi"/>
              </w:rPr>
              <w:t>("http://www.linkedin.com/");</w:t>
            </w:r>
          </w:p>
          <w:p w14:paraId="28AC50CD" w14:textId="77777777" w:rsidR="00F479EC" w:rsidRDefault="00F479EC" w:rsidP="00F9566A">
            <w:pPr>
              <w:pStyle w:val="NoSpacing"/>
            </w:pPr>
            <w:r>
              <w:rPr>
                <w:rStyle w:val="HTMLCode"/>
                <w:rFonts w:eastAsiaTheme="minorHAnsi"/>
              </w:rPr>
              <w:t>    </w:t>
            </w:r>
            <w:proofErr w:type="spellStart"/>
            <w:proofErr w:type="gramStart"/>
            <w:r>
              <w:rPr>
                <w:rStyle w:val="HTMLCode"/>
                <w:rFonts w:eastAsiaTheme="minorHAnsi"/>
              </w:rPr>
              <w:t>driver.manage</w:t>
            </w:r>
            <w:proofErr w:type="spellEnd"/>
            <w:proofErr w:type="gramEnd"/>
            <w:r>
              <w:rPr>
                <w:rStyle w:val="HTMLCode"/>
                <w:rFonts w:eastAsiaTheme="minorHAnsi"/>
              </w:rPr>
              <w:t>().window().maximize();</w:t>
            </w:r>
          </w:p>
          <w:p w14:paraId="75A48E87" w14:textId="77777777" w:rsidR="00F479EC" w:rsidRDefault="00F479EC" w:rsidP="00F9566A">
            <w:pPr>
              <w:pStyle w:val="NoSpacing"/>
            </w:pPr>
            <w:r>
              <w:rPr>
                <w:rStyle w:val="HTMLCode"/>
                <w:rFonts w:eastAsiaTheme="minorHAnsi"/>
              </w:rPr>
              <w:t>    </w:t>
            </w:r>
            <w:r>
              <w:t> </w:t>
            </w:r>
          </w:p>
          <w:p w14:paraId="44FCCAE0" w14:textId="77777777" w:rsidR="00F479EC" w:rsidRDefault="00F479EC" w:rsidP="00F9566A">
            <w:pPr>
              <w:pStyle w:val="NoSpacing"/>
            </w:pPr>
            <w:r>
              <w:rPr>
                <w:rStyle w:val="HTMLCode"/>
                <w:rFonts w:eastAsiaTheme="minorHAnsi"/>
              </w:rPr>
              <w:t>    wait = new</w:t>
            </w:r>
            <w:r>
              <w:t xml:space="preserve"> </w:t>
            </w:r>
            <w:proofErr w:type="spellStart"/>
            <w:r>
              <w:rPr>
                <w:rStyle w:val="HTMLCode"/>
                <w:rFonts w:eastAsiaTheme="minorHAnsi"/>
              </w:rPr>
              <w:t>WebDriverWait</w:t>
            </w:r>
            <w:proofErr w:type="spellEnd"/>
            <w:r>
              <w:rPr>
                <w:rStyle w:val="HTMLCode"/>
                <w:rFonts w:eastAsiaTheme="minorHAnsi"/>
              </w:rPr>
              <w:t>(driver,30);</w:t>
            </w:r>
          </w:p>
          <w:p w14:paraId="30FFDAB4" w14:textId="77777777" w:rsidR="00F479EC" w:rsidRDefault="00F479EC" w:rsidP="00F9566A">
            <w:pPr>
              <w:pStyle w:val="NoSpacing"/>
            </w:pPr>
            <w:r>
              <w:rPr>
                <w:rStyle w:val="HTMLCode"/>
                <w:rFonts w:eastAsiaTheme="minorHAnsi"/>
              </w:rPr>
              <w:t>    </w:t>
            </w:r>
            <w:proofErr w:type="spellStart"/>
            <w:proofErr w:type="gramStart"/>
            <w:r>
              <w:rPr>
                <w:rStyle w:val="HTMLCode"/>
                <w:rFonts w:eastAsiaTheme="minorHAnsi"/>
              </w:rPr>
              <w:t>driver.manage</w:t>
            </w:r>
            <w:proofErr w:type="spellEnd"/>
            <w:proofErr w:type="gramEnd"/>
            <w:r>
              <w:rPr>
                <w:rStyle w:val="HTMLCode"/>
                <w:rFonts w:eastAsiaTheme="minorHAnsi"/>
              </w:rPr>
              <w:t>().timeouts().</w:t>
            </w:r>
            <w:proofErr w:type="spellStart"/>
            <w:r>
              <w:rPr>
                <w:rStyle w:val="HTMLCode"/>
                <w:rFonts w:eastAsiaTheme="minorHAnsi"/>
              </w:rPr>
              <w:t>implicitlyWait</w:t>
            </w:r>
            <w:proofErr w:type="spellEnd"/>
            <w:r>
              <w:rPr>
                <w:rStyle w:val="HTMLCode"/>
                <w:rFonts w:eastAsiaTheme="minorHAnsi"/>
              </w:rPr>
              <w:t xml:space="preserve">(30, </w:t>
            </w:r>
            <w:proofErr w:type="spellStart"/>
            <w:r>
              <w:rPr>
                <w:rStyle w:val="HTMLCode"/>
                <w:rFonts w:eastAsiaTheme="minorHAnsi"/>
              </w:rPr>
              <w:t>TimeUnit.SECONDS</w:t>
            </w:r>
            <w:proofErr w:type="spellEnd"/>
            <w:r>
              <w:rPr>
                <w:rStyle w:val="HTMLCode"/>
                <w:rFonts w:eastAsiaTheme="minorHAnsi"/>
              </w:rPr>
              <w:t>);</w:t>
            </w:r>
          </w:p>
          <w:p w14:paraId="6275F15F" w14:textId="77777777" w:rsidR="00F479EC" w:rsidRDefault="00F479EC" w:rsidP="00F9566A">
            <w:pPr>
              <w:pStyle w:val="NoSpacing"/>
            </w:pPr>
            <w:r>
              <w:rPr>
                <w:rStyle w:val="HTMLCode"/>
                <w:rFonts w:eastAsiaTheme="minorHAnsi"/>
              </w:rPr>
              <w:t>}</w:t>
            </w:r>
          </w:p>
          <w:p w14:paraId="61B9BC60" w14:textId="77777777" w:rsidR="00F479EC" w:rsidRDefault="00F479EC" w:rsidP="00F9566A">
            <w:pPr>
              <w:pStyle w:val="NoSpacing"/>
            </w:pPr>
            <w:r>
              <w:rPr>
                <w:rStyle w:val="HTMLCode"/>
                <w:rFonts w:eastAsiaTheme="minorHAnsi"/>
              </w:rPr>
              <w:t> </w:t>
            </w:r>
            <w:r>
              <w:t> </w:t>
            </w:r>
          </w:p>
          <w:p w14:paraId="2D7C9A2C" w14:textId="77777777" w:rsidR="00F479EC" w:rsidRDefault="00F479EC" w:rsidP="00F9566A">
            <w:pPr>
              <w:pStyle w:val="NoSpacing"/>
            </w:pPr>
            <w:r>
              <w:rPr>
                <w:rStyle w:val="HTMLCode"/>
                <w:rFonts w:eastAsiaTheme="minorHAnsi"/>
              </w:rPr>
              <w:t> @Test</w:t>
            </w:r>
          </w:p>
          <w:p w14:paraId="20336806" w14:textId="77777777" w:rsidR="00F479EC" w:rsidRDefault="00F479EC" w:rsidP="00F9566A">
            <w:pPr>
              <w:pStyle w:val="NoSpacing"/>
            </w:pPr>
            <w:r>
              <w:rPr>
                <w:rStyle w:val="HTMLCode"/>
                <w:rFonts w:eastAsiaTheme="minorHAnsi"/>
              </w:rPr>
              <w:t> public</w:t>
            </w:r>
            <w:r>
              <w:t xml:space="preserve"> </w:t>
            </w:r>
            <w:r>
              <w:rPr>
                <w:rStyle w:val="HTMLCode"/>
                <w:rFonts w:eastAsiaTheme="minorHAnsi"/>
              </w:rPr>
              <w:t>void</w:t>
            </w:r>
            <w:r>
              <w:t xml:space="preserve"> </w:t>
            </w:r>
            <w:proofErr w:type="spellStart"/>
            <w:proofErr w:type="gramStart"/>
            <w:r>
              <w:rPr>
                <w:rStyle w:val="HTMLCode"/>
                <w:rFonts w:eastAsiaTheme="minorHAnsi"/>
              </w:rPr>
              <w:t>ReadData</w:t>
            </w:r>
            <w:proofErr w:type="spellEnd"/>
            <w:r>
              <w:rPr>
                <w:rStyle w:val="HTMLCode"/>
                <w:rFonts w:eastAsiaTheme="minorHAnsi"/>
              </w:rPr>
              <w:t>(</w:t>
            </w:r>
            <w:proofErr w:type="gramEnd"/>
            <w:r>
              <w:rPr>
                <w:rStyle w:val="HTMLCode"/>
                <w:rFonts w:eastAsiaTheme="minorHAnsi"/>
              </w:rPr>
              <w:t>) throws</w:t>
            </w:r>
            <w:r>
              <w:t xml:space="preserve"> </w:t>
            </w:r>
            <w:proofErr w:type="spellStart"/>
            <w:r>
              <w:rPr>
                <w:rStyle w:val="HTMLCode"/>
                <w:rFonts w:eastAsiaTheme="minorHAnsi"/>
              </w:rPr>
              <w:t>IOException</w:t>
            </w:r>
            <w:proofErr w:type="spellEnd"/>
          </w:p>
          <w:p w14:paraId="6F2A6014" w14:textId="77777777" w:rsidR="00F479EC" w:rsidRDefault="00F479EC" w:rsidP="00F9566A">
            <w:pPr>
              <w:pStyle w:val="NoSpacing"/>
            </w:pPr>
            <w:r>
              <w:rPr>
                <w:rStyle w:val="HTMLCode"/>
                <w:rFonts w:eastAsiaTheme="minorHAnsi"/>
              </w:rPr>
              <w:t> {</w:t>
            </w:r>
          </w:p>
          <w:p w14:paraId="47B4DE6B" w14:textId="77777777" w:rsidR="00F479EC" w:rsidRDefault="00F479EC" w:rsidP="00F9566A">
            <w:pPr>
              <w:pStyle w:val="NoSpacing"/>
            </w:pPr>
            <w:r>
              <w:rPr>
                <w:rStyle w:val="HTMLCode"/>
                <w:rFonts w:eastAsiaTheme="minorHAnsi"/>
              </w:rPr>
              <w:t>     // Import excel sheet.</w:t>
            </w:r>
          </w:p>
          <w:p w14:paraId="00C59228" w14:textId="77777777" w:rsidR="00F479EC" w:rsidRDefault="00F479EC" w:rsidP="00F9566A">
            <w:pPr>
              <w:pStyle w:val="NoSpacing"/>
            </w:pPr>
            <w:r>
              <w:rPr>
                <w:rStyle w:val="HTMLCode"/>
                <w:rFonts w:eastAsiaTheme="minorHAnsi"/>
              </w:rPr>
              <w:t xml:space="preserve">     File </w:t>
            </w:r>
            <w:proofErr w:type="spellStart"/>
            <w:r>
              <w:rPr>
                <w:rStyle w:val="HTMLCode"/>
                <w:rFonts w:eastAsiaTheme="minorHAnsi"/>
              </w:rPr>
              <w:t>src</w:t>
            </w:r>
            <w:proofErr w:type="spellEnd"/>
            <w:r>
              <w:rPr>
                <w:rStyle w:val="HTMLCode"/>
                <w:rFonts w:eastAsiaTheme="minorHAnsi"/>
              </w:rPr>
              <w:t>=new</w:t>
            </w:r>
            <w:r>
              <w:t xml:space="preserve"> </w:t>
            </w:r>
            <w:r>
              <w:rPr>
                <w:rStyle w:val="HTMLCode"/>
                <w:rFonts w:eastAsiaTheme="minorHAnsi"/>
              </w:rPr>
              <w:t>File("C:\\Users\\Admin\\Desktop\\TestData.xls");</w:t>
            </w:r>
          </w:p>
          <w:p w14:paraId="3684AF7F" w14:textId="77777777" w:rsidR="00F479EC" w:rsidRDefault="00F479EC" w:rsidP="00F9566A">
            <w:pPr>
              <w:pStyle w:val="NoSpacing"/>
            </w:pPr>
            <w:r>
              <w:rPr>
                <w:rStyle w:val="HTMLCode"/>
                <w:rFonts w:eastAsiaTheme="minorHAnsi"/>
              </w:rPr>
              <w:t>     </w:t>
            </w:r>
            <w:r>
              <w:t> </w:t>
            </w:r>
          </w:p>
          <w:p w14:paraId="1B4D6000" w14:textId="77777777" w:rsidR="00F479EC" w:rsidRDefault="00F479EC" w:rsidP="00F9566A">
            <w:pPr>
              <w:pStyle w:val="NoSpacing"/>
            </w:pPr>
            <w:r>
              <w:rPr>
                <w:rStyle w:val="HTMLCode"/>
                <w:rFonts w:eastAsiaTheme="minorHAnsi"/>
              </w:rPr>
              <w:t>     // Load the file.</w:t>
            </w:r>
          </w:p>
          <w:p w14:paraId="02689C2C" w14:textId="77777777" w:rsidR="00F479EC" w:rsidRDefault="00F479EC" w:rsidP="00F9566A">
            <w:pPr>
              <w:pStyle w:val="NoSpacing"/>
            </w:pPr>
            <w:r>
              <w:rPr>
                <w:rStyle w:val="HTMLCode"/>
                <w:rFonts w:eastAsiaTheme="minorHAnsi"/>
              </w:rPr>
              <w:t>     </w:t>
            </w:r>
            <w:proofErr w:type="spellStart"/>
            <w:r>
              <w:rPr>
                <w:rStyle w:val="HTMLCode"/>
                <w:rFonts w:eastAsiaTheme="minorHAnsi"/>
              </w:rPr>
              <w:t>FileInputStream</w:t>
            </w:r>
            <w:proofErr w:type="spellEnd"/>
            <w:r>
              <w:rPr>
                <w:rStyle w:val="HTMLCode"/>
                <w:rFonts w:eastAsiaTheme="minorHAnsi"/>
              </w:rPr>
              <w:t xml:space="preserve"> </w:t>
            </w:r>
            <w:proofErr w:type="spellStart"/>
            <w:r>
              <w:rPr>
                <w:rStyle w:val="HTMLCode"/>
                <w:rFonts w:eastAsiaTheme="minorHAnsi"/>
              </w:rPr>
              <w:t>finput</w:t>
            </w:r>
            <w:proofErr w:type="spellEnd"/>
            <w:r>
              <w:rPr>
                <w:rStyle w:val="HTMLCode"/>
                <w:rFonts w:eastAsiaTheme="minorHAnsi"/>
              </w:rPr>
              <w:t xml:space="preserve"> = new</w:t>
            </w:r>
            <w:r>
              <w:t xml:space="preserve"> </w:t>
            </w:r>
            <w:proofErr w:type="spellStart"/>
            <w:r>
              <w:rPr>
                <w:rStyle w:val="HTMLCode"/>
                <w:rFonts w:eastAsiaTheme="minorHAnsi"/>
              </w:rPr>
              <w:t>FileInputStream</w:t>
            </w:r>
            <w:proofErr w:type="spellEnd"/>
            <w:r>
              <w:rPr>
                <w:rStyle w:val="HTMLCode"/>
                <w:rFonts w:eastAsiaTheme="minorHAnsi"/>
              </w:rPr>
              <w:t>(</w:t>
            </w:r>
            <w:proofErr w:type="spellStart"/>
            <w:r>
              <w:rPr>
                <w:rStyle w:val="HTMLCode"/>
                <w:rFonts w:eastAsiaTheme="minorHAnsi"/>
              </w:rPr>
              <w:t>src</w:t>
            </w:r>
            <w:proofErr w:type="spellEnd"/>
            <w:r>
              <w:rPr>
                <w:rStyle w:val="HTMLCode"/>
                <w:rFonts w:eastAsiaTheme="minorHAnsi"/>
              </w:rPr>
              <w:t>);</w:t>
            </w:r>
          </w:p>
          <w:p w14:paraId="023BF1FF" w14:textId="77777777" w:rsidR="00F479EC" w:rsidRDefault="00F479EC" w:rsidP="00F9566A">
            <w:pPr>
              <w:pStyle w:val="NoSpacing"/>
            </w:pPr>
            <w:r>
              <w:rPr>
                <w:rStyle w:val="HTMLCode"/>
                <w:rFonts w:eastAsiaTheme="minorHAnsi"/>
              </w:rPr>
              <w:t>     </w:t>
            </w:r>
            <w:r>
              <w:t> </w:t>
            </w:r>
          </w:p>
          <w:p w14:paraId="50BF64FB" w14:textId="77777777" w:rsidR="00F479EC" w:rsidRDefault="00F479EC" w:rsidP="00F9566A">
            <w:pPr>
              <w:pStyle w:val="NoSpacing"/>
            </w:pPr>
            <w:r>
              <w:rPr>
                <w:rStyle w:val="HTMLCode"/>
                <w:rFonts w:eastAsiaTheme="minorHAnsi"/>
              </w:rPr>
              <w:t>     // Load he workbook.</w:t>
            </w:r>
          </w:p>
          <w:p w14:paraId="5991DB80" w14:textId="77777777" w:rsidR="00F479EC" w:rsidRDefault="00F479EC" w:rsidP="00F9566A">
            <w:pPr>
              <w:pStyle w:val="NoSpacing"/>
            </w:pPr>
            <w:r>
              <w:rPr>
                <w:rStyle w:val="HTMLCode"/>
                <w:rFonts w:eastAsiaTheme="minorHAnsi"/>
              </w:rPr>
              <w:t>    workbook = new</w:t>
            </w:r>
            <w:r>
              <w:t xml:space="preserve"> </w:t>
            </w:r>
            <w:proofErr w:type="spellStart"/>
            <w:r>
              <w:rPr>
                <w:rStyle w:val="HTMLCode"/>
                <w:rFonts w:eastAsiaTheme="minorHAnsi"/>
              </w:rPr>
              <w:t>HSSFWorkbook</w:t>
            </w:r>
            <w:proofErr w:type="spellEnd"/>
            <w:r>
              <w:rPr>
                <w:rStyle w:val="HTMLCode"/>
                <w:rFonts w:eastAsiaTheme="minorHAnsi"/>
              </w:rPr>
              <w:t>(</w:t>
            </w:r>
            <w:proofErr w:type="spellStart"/>
            <w:r>
              <w:rPr>
                <w:rStyle w:val="HTMLCode"/>
                <w:rFonts w:eastAsiaTheme="minorHAnsi"/>
              </w:rPr>
              <w:t>finput</w:t>
            </w:r>
            <w:proofErr w:type="spellEnd"/>
            <w:r>
              <w:rPr>
                <w:rStyle w:val="HTMLCode"/>
                <w:rFonts w:eastAsiaTheme="minorHAnsi"/>
              </w:rPr>
              <w:t>);</w:t>
            </w:r>
          </w:p>
          <w:p w14:paraId="4B9EAC65" w14:textId="77777777" w:rsidR="00F479EC" w:rsidRDefault="00F479EC" w:rsidP="00F9566A">
            <w:pPr>
              <w:pStyle w:val="NoSpacing"/>
            </w:pPr>
            <w:r>
              <w:rPr>
                <w:rStyle w:val="HTMLCode"/>
                <w:rFonts w:eastAsiaTheme="minorHAnsi"/>
              </w:rPr>
              <w:t>     </w:t>
            </w:r>
            <w:r>
              <w:t> </w:t>
            </w:r>
          </w:p>
          <w:p w14:paraId="214871F0" w14:textId="77777777" w:rsidR="00F479EC" w:rsidRDefault="00F479EC" w:rsidP="00F9566A">
            <w:pPr>
              <w:pStyle w:val="NoSpacing"/>
            </w:pPr>
            <w:r>
              <w:rPr>
                <w:rStyle w:val="HTMLCode"/>
                <w:rFonts w:eastAsiaTheme="minorHAnsi"/>
              </w:rPr>
              <w:t>     // Load the sheet in which data is stored.</w:t>
            </w:r>
          </w:p>
          <w:p w14:paraId="7347D675" w14:textId="77777777" w:rsidR="00F479EC" w:rsidRDefault="00F479EC" w:rsidP="00F9566A">
            <w:pPr>
              <w:pStyle w:val="NoSpacing"/>
            </w:pPr>
            <w:r>
              <w:rPr>
                <w:rStyle w:val="HTMLCode"/>
                <w:rFonts w:eastAsiaTheme="minorHAnsi"/>
              </w:rPr>
              <w:t xml:space="preserve">     sheet= </w:t>
            </w:r>
            <w:proofErr w:type="spellStart"/>
            <w:proofErr w:type="gramStart"/>
            <w:r>
              <w:rPr>
                <w:rStyle w:val="HTMLCode"/>
                <w:rFonts w:eastAsiaTheme="minorHAnsi"/>
              </w:rPr>
              <w:t>workbook.getSheetAt</w:t>
            </w:r>
            <w:proofErr w:type="spellEnd"/>
            <w:proofErr w:type="gramEnd"/>
            <w:r>
              <w:rPr>
                <w:rStyle w:val="HTMLCode"/>
                <w:rFonts w:eastAsiaTheme="minorHAnsi"/>
              </w:rPr>
              <w:t>(0);</w:t>
            </w:r>
          </w:p>
          <w:p w14:paraId="25FB3147" w14:textId="77777777" w:rsidR="00F479EC" w:rsidRDefault="00F479EC" w:rsidP="00F9566A">
            <w:pPr>
              <w:pStyle w:val="NoSpacing"/>
            </w:pPr>
            <w:r>
              <w:rPr>
                <w:rStyle w:val="HTMLCode"/>
                <w:rFonts w:eastAsiaTheme="minorHAnsi"/>
              </w:rPr>
              <w:t>     </w:t>
            </w:r>
            <w:r>
              <w:t> </w:t>
            </w:r>
          </w:p>
          <w:p w14:paraId="309E447D" w14:textId="77777777" w:rsidR="00F479EC" w:rsidRDefault="00F479EC" w:rsidP="00F9566A">
            <w:pPr>
              <w:pStyle w:val="NoSpacing"/>
            </w:pPr>
            <w:r>
              <w:rPr>
                <w:rStyle w:val="HTMLCode"/>
                <w:rFonts w:eastAsiaTheme="minorHAnsi"/>
              </w:rPr>
              <w:t>     </w:t>
            </w:r>
            <w:proofErr w:type="gramStart"/>
            <w:r>
              <w:rPr>
                <w:rStyle w:val="HTMLCode"/>
                <w:rFonts w:eastAsiaTheme="minorHAnsi"/>
              </w:rPr>
              <w:t>for(</w:t>
            </w:r>
            <w:proofErr w:type="gramEnd"/>
            <w:r>
              <w:rPr>
                <w:rStyle w:val="HTMLCode"/>
                <w:rFonts w:eastAsiaTheme="minorHAnsi"/>
              </w:rPr>
              <w:t>int</w:t>
            </w:r>
            <w:r>
              <w:t xml:space="preserve"> </w:t>
            </w:r>
            <w:r>
              <w:rPr>
                <w:rStyle w:val="HTMLCode"/>
                <w:rFonts w:eastAsiaTheme="minorHAnsi"/>
              </w:rPr>
              <w:t xml:space="preserve">i=1; </w:t>
            </w:r>
            <w:proofErr w:type="spellStart"/>
            <w:r>
              <w:rPr>
                <w:rStyle w:val="HTMLCode"/>
                <w:rFonts w:eastAsiaTheme="minorHAnsi"/>
              </w:rPr>
              <w:t>i&amp;lt</w:t>
            </w:r>
            <w:proofErr w:type="spellEnd"/>
            <w:r>
              <w:rPr>
                <w:rStyle w:val="HTMLCode"/>
                <w:rFonts w:eastAsiaTheme="minorHAnsi"/>
              </w:rPr>
              <w:t>;=</w:t>
            </w:r>
            <w:proofErr w:type="spellStart"/>
            <w:r>
              <w:rPr>
                <w:rStyle w:val="HTMLCode"/>
                <w:rFonts w:eastAsiaTheme="minorHAnsi"/>
              </w:rPr>
              <w:t>sheet.getLastRowNum</w:t>
            </w:r>
            <w:proofErr w:type="spellEnd"/>
            <w:r>
              <w:rPr>
                <w:rStyle w:val="HTMLCode"/>
                <w:rFonts w:eastAsiaTheme="minorHAnsi"/>
              </w:rPr>
              <w:t>(); i++)</w:t>
            </w:r>
          </w:p>
          <w:p w14:paraId="42B64521" w14:textId="77777777" w:rsidR="00F479EC" w:rsidRDefault="00F479EC" w:rsidP="00F9566A">
            <w:pPr>
              <w:pStyle w:val="NoSpacing"/>
            </w:pPr>
            <w:r>
              <w:rPr>
                <w:rStyle w:val="HTMLCode"/>
                <w:rFonts w:eastAsiaTheme="minorHAnsi"/>
              </w:rPr>
              <w:t>     {</w:t>
            </w:r>
          </w:p>
          <w:p w14:paraId="6586D508" w14:textId="77777777" w:rsidR="00F479EC" w:rsidRDefault="00F479EC" w:rsidP="00F9566A">
            <w:pPr>
              <w:pStyle w:val="NoSpacing"/>
            </w:pPr>
            <w:r>
              <w:rPr>
                <w:rStyle w:val="HTMLCode"/>
                <w:rFonts w:eastAsiaTheme="minorHAnsi"/>
              </w:rPr>
              <w:t>         // Import data for Email.</w:t>
            </w:r>
          </w:p>
          <w:p w14:paraId="00A79024" w14:textId="77777777" w:rsidR="00F479EC" w:rsidRDefault="00F479EC" w:rsidP="00F9566A">
            <w:pPr>
              <w:pStyle w:val="NoSpacing"/>
            </w:pPr>
            <w:r>
              <w:rPr>
                <w:rStyle w:val="HTMLCode"/>
                <w:rFonts w:eastAsiaTheme="minorHAnsi"/>
              </w:rPr>
              <w:t xml:space="preserve">         cell = </w:t>
            </w:r>
            <w:proofErr w:type="spellStart"/>
            <w:proofErr w:type="gramStart"/>
            <w:r>
              <w:rPr>
                <w:rStyle w:val="HTMLCode"/>
                <w:rFonts w:eastAsiaTheme="minorHAnsi"/>
              </w:rPr>
              <w:t>sheet.getRow</w:t>
            </w:r>
            <w:proofErr w:type="spellEnd"/>
            <w:proofErr w:type="gramEnd"/>
            <w:r>
              <w:rPr>
                <w:rStyle w:val="HTMLCode"/>
                <w:rFonts w:eastAsiaTheme="minorHAnsi"/>
              </w:rPr>
              <w:t>(i).</w:t>
            </w:r>
            <w:proofErr w:type="spellStart"/>
            <w:r>
              <w:rPr>
                <w:rStyle w:val="HTMLCode"/>
                <w:rFonts w:eastAsiaTheme="minorHAnsi"/>
              </w:rPr>
              <w:t>getCell</w:t>
            </w:r>
            <w:proofErr w:type="spellEnd"/>
            <w:r>
              <w:rPr>
                <w:rStyle w:val="HTMLCode"/>
                <w:rFonts w:eastAsiaTheme="minorHAnsi"/>
              </w:rPr>
              <w:t>(1);</w:t>
            </w:r>
          </w:p>
          <w:p w14:paraId="37516EB3" w14:textId="77777777" w:rsidR="00F479EC" w:rsidRDefault="00F479EC" w:rsidP="00F9566A">
            <w:pPr>
              <w:pStyle w:val="NoSpacing"/>
            </w:pPr>
            <w:r>
              <w:rPr>
                <w:rStyle w:val="HTMLCode"/>
                <w:rFonts w:eastAsiaTheme="minorHAnsi"/>
              </w:rPr>
              <w:t>         </w:t>
            </w:r>
            <w:proofErr w:type="spellStart"/>
            <w:proofErr w:type="gramStart"/>
            <w:r>
              <w:rPr>
                <w:rStyle w:val="HTMLCode"/>
                <w:rFonts w:eastAsiaTheme="minorHAnsi"/>
              </w:rPr>
              <w:t>cell.setCellType</w:t>
            </w:r>
            <w:proofErr w:type="spellEnd"/>
            <w:proofErr w:type="gramEnd"/>
            <w:r>
              <w:rPr>
                <w:rStyle w:val="HTMLCode"/>
                <w:rFonts w:eastAsiaTheme="minorHAnsi"/>
              </w:rPr>
              <w:t>(</w:t>
            </w:r>
            <w:proofErr w:type="spellStart"/>
            <w:r>
              <w:rPr>
                <w:rStyle w:val="HTMLCode"/>
                <w:rFonts w:eastAsiaTheme="minorHAnsi"/>
              </w:rPr>
              <w:t>Cell.CELL_TYPE_STRING</w:t>
            </w:r>
            <w:proofErr w:type="spellEnd"/>
            <w:r>
              <w:rPr>
                <w:rStyle w:val="HTMLCode"/>
                <w:rFonts w:eastAsiaTheme="minorHAnsi"/>
              </w:rPr>
              <w:t>);</w:t>
            </w:r>
          </w:p>
          <w:p w14:paraId="4A1096A7" w14:textId="77777777" w:rsidR="00F479EC" w:rsidRDefault="00F479EC" w:rsidP="00F9566A">
            <w:pPr>
              <w:pStyle w:val="NoSpacing"/>
            </w:pPr>
            <w:r>
              <w:rPr>
                <w:rStyle w:val="HTMLCode"/>
                <w:rFonts w:eastAsiaTheme="minorHAnsi"/>
              </w:rPr>
              <w:t>         </w:t>
            </w:r>
            <w:proofErr w:type="gramStart"/>
            <w:r>
              <w:rPr>
                <w:rStyle w:val="HTMLCode"/>
                <w:rFonts w:eastAsiaTheme="minorHAnsi"/>
              </w:rPr>
              <w:t>driver.findElement</w:t>
            </w:r>
            <w:proofErr w:type="gramEnd"/>
            <w:r>
              <w:rPr>
                <w:rStyle w:val="HTMLCode"/>
                <w:rFonts w:eastAsiaTheme="minorHAnsi"/>
              </w:rPr>
              <w:t>(By.id("login-email")).sendKeys(cell.getStringCellValue());</w:t>
            </w:r>
          </w:p>
          <w:p w14:paraId="797070DC" w14:textId="77777777" w:rsidR="00F479EC" w:rsidRDefault="00F479EC" w:rsidP="00F9566A">
            <w:pPr>
              <w:pStyle w:val="NoSpacing"/>
            </w:pPr>
            <w:r>
              <w:rPr>
                <w:rStyle w:val="HTMLCode"/>
                <w:rFonts w:eastAsiaTheme="minorHAnsi"/>
              </w:rPr>
              <w:t>         </w:t>
            </w:r>
            <w:r>
              <w:t> </w:t>
            </w:r>
          </w:p>
          <w:p w14:paraId="69A6B336" w14:textId="77777777" w:rsidR="00F479EC" w:rsidRDefault="00F479EC" w:rsidP="00F9566A">
            <w:pPr>
              <w:pStyle w:val="NoSpacing"/>
            </w:pPr>
            <w:r>
              <w:rPr>
                <w:rStyle w:val="HTMLCode"/>
                <w:rFonts w:eastAsiaTheme="minorHAnsi"/>
              </w:rPr>
              <w:t>         // Import data for password.</w:t>
            </w:r>
          </w:p>
          <w:p w14:paraId="3B36123B" w14:textId="77777777" w:rsidR="00F479EC" w:rsidRDefault="00F479EC" w:rsidP="00F9566A">
            <w:pPr>
              <w:pStyle w:val="NoSpacing"/>
            </w:pPr>
            <w:r>
              <w:rPr>
                <w:rStyle w:val="HTMLCode"/>
                <w:rFonts w:eastAsiaTheme="minorHAnsi"/>
              </w:rPr>
              <w:t xml:space="preserve">         cell = </w:t>
            </w:r>
            <w:proofErr w:type="spellStart"/>
            <w:proofErr w:type="gramStart"/>
            <w:r>
              <w:rPr>
                <w:rStyle w:val="HTMLCode"/>
                <w:rFonts w:eastAsiaTheme="minorHAnsi"/>
              </w:rPr>
              <w:t>sheet.getRow</w:t>
            </w:r>
            <w:proofErr w:type="spellEnd"/>
            <w:proofErr w:type="gramEnd"/>
            <w:r>
              <w:rPr>
                <w:rStyle w:val="HTMLCode"/>
                <w:rFonts w:eastAsiaTheme="minorHAnsi"/>
              </w:rPr>
              <w:t>(i).</w:t>
            </w:r>
            <w:proofErr w:type="spellStart"/>
            <w:r>
              <w:rPr>
                <w:rStyle w:val="HTMLCode"/>
                <w:rFonts w:eastAsiaTheme="minorHAnsi"/>
              </w:rPr>
              <w:t>getCell</w:t>
            </w:r>
            <w:proofErr w:type="spellEnd"/>
            <w:r>
              <w:rPr>
                <w:rStyle w:val="HTMLCode"/>
                <w:rFonts w:eastAsiaTheme="minorHAnsi"/>
              </w:rPr>
              <w:t>(2);</w:t>
            </w:r>
          </w:p>
          <w:p w14:paraId="246645B1" w14:textId="77777777" w:rsidR="00F479EC" w:rsidRDefault="00F479EC" w:rsidP="00F9566A">
            <w:pPr>
              <w:pStyle w:val="NoSpacing"/>
            </w:pPr>
            <w:r>
              <w:rPr>
                <w:rStyle w:val="HTMLCode"/>
                <w:rFonts w:eastAsiaTheme="minorHAnsi"/>
              </w:rPr>
              <w:t>         </w:t>
            </w:r>
            <w:proofErr w:type="spellStart"/>
            <w:proofErr w:type="gramStart"/>
            <w:r>
              <w:rPr>
                <w:rStyle w:val="HTMLCode"/>
                <w:rFonts w:eastAsiaTheme="minorHAnsi"/>
              </w:rPr>
              <w:t>cell.setCellType</w:t>
            </w:r>
            <w:proofErr w:type="spellEnd"/>
            <w:proofErr w:type="gramEnd"/>
            <w:r>
              <w:rPr>
                <w:rStyle w:val="HTMLCode"/>
                <w:rFonts w:eastAsiaTheme="minorHAnsi"/>
              </w:rPr>
              <w:t>(</w:t>
            </w:r>
            <w:proofErr w:type="spellStart"/>
            <w:r>
              <w:rPr>
                <w:rStyle w:val="HTMLCode"/>
                <w:rFonts w:eastAsiaTheme="minorHAnsi"/>
              </w:rPr>
              <w:t>Cell.CELL_TYPE_STRING</w:t>
            </w:r>
            <w:proofErr w:type="spellEnd"/>
            <w:r>
              <w:rPr>
                <w:rStyle w:val="HTMLCode"/>
                <w:rFonts w:eastAsiaTheme="minorHAnsi"/>
              </w:rPr>
              <w:t>);</w:t>
            </w:r>
          </w:p>
          <w:p w14:paraId="028C4C21" w14:textId="77777777" w:rsidR="00F479EC" w:rsidRDefault="00F479EC" w:rsidP="00F9566A">
            <w:pPr>
              <w:pStyle w:val="NoSpacing"/>
            </w:pPr>
            <w:r>
              <w:rPr>
                <w:rStyle w:val="HTMLCode"/>
                <w:rFonts w:eastAsiaTheme="minorHAnsi"/>
              </w:rPr>
              <w:t>         </w:t>
            </w:r>
            <w:proofErr w:type="gramStart"/>
            <w:r>
              <w:rPr>
                <w:rStyle w:val="HTMLCode"/>
                <w:rFonts w:eastAsiaTheme="minorHAnsi"/>
              </w:rPr>
              <w:t>driver.findElement</w:t>
            </w:r>
            <w:proofErr w:type="gramEnd"/>
            <w:r>
              <w:rPr>
                <w:rStyle w:val="HTMLCode"/>
                <w:rFonts w:eastAsiaTheme="minorHAnsi"/>
              </w:rPr>
              <w:t>(By.id("login-password")).sendKeys(cell.getStringCellValue());</w:t>
            </w:r>
          </w:p>
          <w:p w14:paraId="5B5143A3" w14:textId="77777777" w:rsidR="00F479EC" w:rsidRDefault="00F479EC" w:rsidP="00F9566A">
            <w:pPr>
              <w:pStyle w:val="NoSpacing"/>
            </w:pPr>
            <w:r>
              <w:rPr>
                <w:rStyle w:val="HTMLCode"/>
                <w:rFonts w:eastAsiaTheme="minorHAnsi"/>
              </w:rPr>
              <w:t>                </w:t>
            </w:r>
            <w:r>
              <w:t> </w:t>
            </w:r>
          </w:p>
          <w:p w14:paraId="579CA027" w14:textId="77777777" w:rsidR="00F479EC" w:rsidRDefault="00F479EC" w:rsidP="00F9566A">
            <w:pPr>
              <w:pStyle w:val="NoSpacing"/>
            </w:pPr>
            <w:r>
              <w:rPr>
                <w:rStyle w:val="HTMLCode"/>
                <w:rFonts w:eastAsiaTheme="minorHAnsi"/>
              </w:rPr>
              <w:t>        }</w:t>
            </w:r>
          </w:p>
          <w:p w14:paraId="2EB8E424" w14:textId="77777777" w:rsidR="00F479EC" w:rsidRDefault="00F479EC" w:rsidP="00F9566A">
            <w:pPr>
              <w:pStyle w:val="NoSpacing"/>
            </w:pPr>
            <w:r>
              <w:rPr>
                <w:rStyle w:val="HTMLCode"/>
                <w:rFonts w:eastAsiaTheme="minorHAnsi"/>
              </w:rPr>
              <w:t xml:space="preserve">  } </w:t>
            </w:r>
          </w:p>
          <w:p w14:paraId="0615091B" w14:textId="77777777" w:rsidR="00F479EC" w:rsidRDefault="00F479EC" w:rsidP="00F9566A">
            <w:pPr>
              <w:pStyle w:val="NoSpacing"/>
            </w:pPr>
            <w:r>
              <w:t> </w:t>
            </w:r>
          </w:p>
          <w:p w14:paraId="700B03FB" w14:textId="77777777" w:rsidR="00F479EC" w:rsidRDefault="00F479EC" w:rsidP="00F9566A">
            <w:pPr>
              <w:pStyle w:val="NoSpacing"/>
            </w:pPr>
            <w:r>
              <w:rPr>
                <w:rStyle w:val="HTMLCode"/>
                <w:rFonts w:eastAsiaTheme="minorHAnsi"/>
              </w:rPr>
              <w:t>}</w:t>
            </w:r>
          </w:p>
        </w:tc>
      </w:tr>
    </w:tbl>
    <w:p w14:paraId="570227C7" w14:textId="77777777" w:rsidR="00F479EC" w:rsidRDefault="00F479EC" w:rsidP="00F9566A">
      <w:pPr>
        <w:pStyle w:val="NoSpacing"/>
        <w:rPr>
          <w:rFonts w:ascii="Arial" w:hAnsi="Arial" w:cs="Arial"/>
          <w:color w:val="3A3A3A"/>
          <w:sz w:val="23"/>
          <w:szCs w:val="23"/>
        </w:rPr>
      </w:pPr>
      <w:r>
        <w:rPr>
          <w:rStyle w:val="Strong"/>
          <w:rFonts w:ascii="Arial" w:hAnsi="Arial" w:cs="Arial"/>
          <w:color w:val="FF6600"/>
          <w:sz w:val="23"/>
          <w:szCs w:val="23"/>
          <w:bdr w:val="none" w:sz="0" w:space="0" w:color="auto" w:frame="1"/>
        </w:rPr>
        <w:lastRenderedPageBreak/>
        <w:t>Step #5)</w:t>
      </w:r>
    </w:p>
    <w:p w14:paraId="08BCD809" w14:textId="77777777" w:rsidR="00F479EC" w:rsidRDefault="00F479EC" w:rsidP="00F9566A">
      <w:pPr>
        <w:pStyle w:val="NoSpacing"/>
        <w:rPr>
          <w:rFonts w:ascii="Arial" w:hAnsi="Arial" w:cs="Arial"/>
          <w:color w:val="3A3A3A"/>
          <w:sz w:val="23"/>
          <w:szCs w:val="23"/>
        </w:rPr>
      </w:pPr>
      <w:r>
        <w:rPr>
          <w:rFonts w:ascii="Arial" w:hAnsi="Arial" w:cs="Arial"/>
          <w:color w:val="3A3A3A"/>
          <w:sz w:val="23"/>
          <w:szCs w:val="23"/>
        </w:rPr>
        <w:lastRenderedPageBreak/>
        <w:t>Right click on the test case class and click on </w:t>
      </w:r>
      <w:r>
        <w:rPr>
          <w:rStyle w:val="Emphasis"/>
          <w:rFonts w:ascii="Arial" w:hAnsi="Arial" w:cs="Arial"/>
          <w:color w:val="3A3A3A"/>
          <w:sz w:val="23"/>
          <w:szCs w:val="23"/>
          <w:bdr w:val="none" w:sz="0" w:space="0" w:color="auto" w:frame="1"/>
        </w:rPr>
        <w:t>Run as –&gt; TestNG Test.</w:t>
      </w:r>
    </w:p>
    <w:p w14:paraId="4FB88379" w14:textId="77777777" w:rsidR="00F479EC" w:rsidRDefault="00F479EC" w:rsidP="00F9566A">
      <w:pPr>
        <w:pStyle w:val="NoSpacing"/>
        <w:rPr>
          <w:rFonts w:ascii="Arial" w:hAnsi="Arial" w:cs="Arial"/>
          <w:color w:val="3A3A3A"/>
          <w:sz w:val="23"/>
          <w:szCs w:val="23"/>
        </w:rPr>
      </w:pPr>
      <w:r>
        <w:rPr>
          <w:rStyle w:val="Strong"/>
          <w:rFonts w:ascii="Arial" w:hAnsi="Arial" w:cs="Arial"/>
          <w:color w:val="3A3A3A"/>
          <w:sz w:val="23"/>
          <w:szCs w:val="23"/>
          <w:bdr w:val="none" w:sz="0" w:space="0" w:color="auto" w:frame="1"/>
        </w:rPr>
        <w:t>Apache POI</w:t>
      </w:r>
      <w:r>
        <w:rPr>
          <w:rFonts w:ascii="Arial" w:hAnsi="Arial" w:cs="Arial"/>
          <w:color w:val="3A3A3A"/>
          <w:sz w:val="23"/>
          <w:szCs w:val="23"/>
        </w:rPr>
        <w:t> imports data from the excel sheet and uses it to log into our application. Now that we saw how to read data from the excel sheet, let’s look at how to write to the sheet.</w:t>
      </w:r>
    </w:p>
    <w:tbl>
      <w:tblPr>
        <w:tblW w:w="11765" w:type="dxa"/>
        <w:tblCellSpacing w:w="0" w:type="dxa"/>
        <w:tblCellMar>
          <w:left w:w="0" w:type="dxa"/>
          <w:right w:w="0" w:type="dxa"/>
        </w:tblCellMar>
        <w:tblLook w:val="04A0" w:firstRow="1" w:lastRow="0" w:firstColumn="1" w:lastColumn="0" w:noHBand="0" w:noVBand="1"/>
      </w:tblPr>
      <w:tblGrid>
        <w:gridCol w:w="11765"/>
      </w:tblGrid>
      <w:tr w:rsidR="00F479EC" w14:paraId="23B07FD0" w14:textId="77777777" w:rsidTr="00F479EC">
        <w:trPr>
          <w:tblCellSpacing w:w="0" w:type="dxa"/>
        </w:trPr>
        <w:tc>
          <w:tcPr>
            <w:tcW w:w="11765" w:type="dxa"/>
            <w:vAlign w:val="center"/>
            <w:hideMark/>
          </w:tcPr>
          <w:p w14:paraId="74988741" w14:textId="77777777" w:rsidR="00F479EC" w:rsidRDefault="00F479EC" w:rsidP="00F9566A">
            <w:pPr>
              <w:pStyle w:val="NoSpacing"/>
              <w:rPr>
                <w:rFonts w:ascii="Times New Roman" w:hAnsi="Times New Roman" w:cs="Times New Roman"/>
                <w:sz w:val="24"/>
                <w:szCs w:val="24"/>
              </w:rPr>
            </w:pPr>
            <w:r>
              <w:rPr>
                <w:rStyle w:val="HTMLCode"/>
                <w:rFonts w:eastAsiaTheme="minorHAnsi"/>
              </w:rPr>
              <w:t>package</w:t>
            </w:r>
            <w:r>
              <w:t xml:space="preserve"> </w:t>
            </w:r>
            <w:proofErr w:type="spellStart"/>
            <w:r>
              <w:rPr>
                <w:rStyle w:val="HTMLCode"/>
                <w:rFonts w:eastAsiaTheme="minorHAnsi"/>
              </w:rPr>
              <w:t>automationFramework</w:t>
            </w:r>
            <w:proofErr w:type="spellEnd"/>
            <w:r>
              <w:rPr>
                <w:rStyle w:val="HTMLCode"/>
                <w:rFonts w:eastAsiaTheme="minorHAnsi"/>
              </w:rPr>
              <w:t>;</w:t>
            </w:r>
          </w:p>
          <w:p w14:paraId="1A89C1B3" w14:textId="77777777" w:rsidR="00F479EC" w:rsidRDefault="00F479EC" w:rsidP="00F9566A">
            <w:pPr>
              <w:pStyle w:val="NoSpacing"/>
            </w:pPr>
            <w:r>
              <w:t> </w:t>
            </w:r>
          </w:p>
          <w:p w14:paraId="31D8B7E3"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java.io.File</w:t>
            </w:r>
            <w:proofErr w:type="spellEnd"/>
            <w:proofErr w:type="gramEnd"/>
            <w:r>
              <w:rPr>
                <w:rStyle w:val="HTMLCode"/>
                <w:rFonts w:eastAsiaTheme="minorHAnsi"/>
              </w:rPr>
              <w:t>;</w:t>
            </w:r>
          </w:p>
          <w:p w14:paraId="62133A5B"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java.io.FileInputStream</w:t>
            </w:r>
            <w:proofErr w:type="spellEnd"/>
            <w:proofErr w:type="gramEnd"/>
            <w:r>
              <w:rPr>
                <w:rStyle w:val="HTMLCode"/>
                <w:rFonts w:eastAsiaTheme="minorHAnsi"/>
              </w:rPr>
              <w:t>;</w:t>
            </w:r>
          </w:p>
          <w:p w14:paraId="16B2AC6C"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java.io.FileOutputStream</w:t>
            </w:r>
            <w:proofErr w:type="spellEnd"/>
            <w:proofErr w:type="gramEnd"/>
            <w:r>
              <w:rPr>
                <w:rStyle w:val="HTMLCode"/>
                <w:rFonts w:eastAsiaTheme="minorHAnsi"/>
              </w:rPr>
              <w:t>;</w:t>
            </w:r>
          </w:p>
          <w:p w14:paraId="5F8D6C45"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java.io.IOException</w:t>
            </w:r>
            <w:proofErr w:type="spellEnd"/>
            <w:proofErr w:type="gramEnd"/>
            <w:r>
              <w:rPr>
                <w:rStyle w:val="HTMLCode"/>
                <w:rFonts w:eastAsiaTheme="minorHAnsi"/>
              </w:rPr>
              <w:t>;</w:t>
            </w:r>
          </w:p>
          <w:p w14:paraId="4F7F8661"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java.util</w:t>
            </w:r>
            <w:proofErr w:type="gramEnd"/>
            <w:r>
              <w:rPr>
                <w:rStyle w:val="HTMLCode"/>
                <w:rFonts w:eastAsiaTheme="minorHAnsi"/>
              </w:rPr>
              <w:t>.concurrent.TimeUnit</w:t>
            </w:r>
            <w:proofErr w:type="spellEnd"/>
            <w:r>
              <w:rPr>
                <w:rStyle w:val="HTMLCode"/>
                <w:rFonts w:eastAsiaTheme="minorHAnsi"/>
              </w:rPr>
              <w:t>;</w:t>
            </w:r>
          </w:p>
          <w:p w14:paraId="6A5325FB" w14:textId="77777777" w:rsidR="00F479EC" w:rsidRDefault="00F479EC" w:rsidP="00F9566A">
            <w:pPr>
              <w:pStyle w:val="NoSpacing"/>
            </w:pPr>
            <w:r>
              <w:t> </w:t>
            </w:r>
          </w:p>
          <w:p w14:paraId="12E4F9DC"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org.apache.poi.hssf</w:t>
            </w:r>
            <w:proofErr w:type="gramEnd"/>
            <w:r>
              <w:rPr>
                <w:rStyle w:val="HTMLCode"/>
                <w:rFonts w:eastAsiaTheme="minorHAnsi"/>
              </w:rPr>
              <w:t>.usermodel.HSSFCell</w:t>
            </w:r>
            <w:proofErr w:type="spellEnd"/>
            <w:r>
              <w:rPr>
                <w:rStyle w:val="HTMLCode"/>
                <w:rFonts w:eastAsiaTheme="minorHAnsi"/>
              </w:rPr>
              <w:t>;</w:t>
            </w:r>
          </w:p>
          <w:p w14:paraId="75522112"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org.apache.poi.hssf</w:t>
            </w:r>
            <w:proofErr w:type="gramEnd"/>
            <w:r>
              <w:rPr>
                <w:rStyle w:val="HTMLCode"/>
                <w:rFonts w:eastAsiaTheme="minorHAnsi"/>
              </w:rPr>
              <w:t>.usermodel.HSSFSheet</w:t>
            </w:r>
            <w:proofErr w:type="spellEnd"/>
            <w:r>
              <w:rPr>
                <w:rStyle w:val="HTMLCode"/>
                <w:rFonts w:eastAsiaTheme="minorHAnsi"/>
              </w:rPr>
              <w:t>;</w:t>
            </w:r>
          </w:p>
          <w:p w14:paraId="6ACB998F"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org.apache.poi.hssf</w:t>
            </w:r>
            <w:proofErr w:type="gramEnd"/>
            <w:r>
              <w:rPr>
                <w:rStyle w:val="HTMLCode"/>
                <w:rFonts w:eastAsiaTheme="minorHAnsi"/>
              </w:rPr>
              <w:t>.usermodel.HSSFWorkbook</w:t>
            </w:r>
            <w:proofErr w:type="spellEnd"/>
            <w:r>
              <w:rPr>
                <w:rStyle w:val="HTMLCode"/>
                <w:rFonts w:eastAsiaTheme="minorHAnsi"/>
              </w:rPr>
              <w:t>;</w:t>
            </w:r>
          </w:p>
          <w:p w14:paraId="1FCF040E" w14:textId="77777777" w:rsidR="00F479EC" w:rsidRDefault="00F479EC" w:rsidP="00F9566A">
            <w:pPr>
              <w:pStyle w:val="NoSpacing"/>
            </w:pPr>
            <w:r>
              <w:rPr>
                <w:rStyle w:val="HTMLCode"/>
                <w:rFonts w:eastAsiaTheme="minorHAnsi"/>
              </w:rPr>
              <w:t>import</w:t>
            </w:r>
            <w:r>
              <w:t xml:space="preserve"> </w:t>
            </w:r>
            <w:proofErr w:type="spellStart"/>
            <w:r>
              <w:rPr>
                <w:rStyle w:val="HTMLCode"/>
                <w:rFonts w:eastAsiaTheme="minorHAnsi"/>
              </w:rPr>
              <w:t>org.apache.poi.</w:t>
            </w:r>
            <w:proofErr w:type="gramStart"/>
            <w:r>
              <w:rPr>
                <w:rStyle w:val="HTMLCode"/>
                <w:rFonts w:eastAsiaTheme="minorHAnsi"/>
              </w:rPr>
              <w:t>ss.usermodel</w:t>
            </w:r>
            <w:proofErr w:type="gramEnd"/>
            <w:r>
              <w:rPr>
                <w:rStyle w:val="HTMLCode"/>
                <w:rFonts w:eastAsiaTheme="minorHAnsi"/>
              </w:rPr>
              <w:t>.Cell</w:t>
            </w:r>
            <w:proofErr w:type="spellEnd"/>
            <w:r>
              <w:rPr>
                <w:rStyle w:val="HTMLCode"/>
                <w:rFonts w:eastAsiaTheme="minorHAnsi"/>
              </w:rPr>
              <w:t>;</w:t>
            </w:r>
          </w:p>
          <w:p w14:paraId="63DB3F5C"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org.openqa</w:t>
            </w:r>
            <w:proofErr w:type="gramEnd"/>
            <w:r>
              <w:rPr>
                <w:rStyle w:val="HTMLCode"/>
                <w:rFonts w:eastAsiaTheme="minorHAnsi"/>
              </w:rPr>
              <w:t>.selenium.By</w:t>
            </w:r>
            <w:proofErr w:type="spellEnd"/>
            <w:r>
              <w:rPr>
                <w:rStyle w:val="HTMLCode"/>
                <w:rFonts w:eastAsiaTheme="minorHAnsi"/>
              </w:rPr>
              <w:t>;</w:t>
            </w:r>
          </w:p>
          <w:p w14:paraId="6D1AA80D"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org.openqa</w:t>
            </w:r>
            <w:proofErr w:type="gramEnd"/>
            <w:r>
              <w:rPr>
                <w:rStyle w:val="HTMLCode"/>
                <w:rFonts w:eastAsiaTheme="minorHAnsi"/>
              </w:rPr>
              <w:t>.selenium.WebDriver</w:t>
            </w:r>
            <w:proofErr w:type="spellEnd"/>
            <w:r>
              <w:rPr>
                <w:rStyle w:val="HTMLCode"/>
                <w:rFonts w:eastAsiaTheme="minorHAnsi"/>
              </w:rPr>
              <w:t>;</w:t>
            </w:r>
          </w:p>
          <w:p w14:paraId="32ADEFB0"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org.openqa</w:t>
            </w:r>
            <w:proofErr w:type="gramEnd"/>
            <w:r>
              <w:rPr>
                <w:rStyle w:val="HTMLCode"/>
                <w:rFonts w:eastAsiaTheme="minorHAnsi"/>
              </w:rPr>
              <w:t>.selenium.firefox.FirefoxDriver</w:t>
            </w:r>
            <w:proofErr w:type="spellEnd"/>
            <w:r>
              <w:rPr>
                <w:rStyle w:val="HTMLCode"/>
                <w:rFonts w:eastAsiaTheme="minorHAnsi"/>
              </w:rPr>
              <w:t>;</w:t>
            </w:r>
          </w:p>
          <w:p w14:paraId="55D0FB3E"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org.openqa</w:t>
            </w:r>
            <w:proofErr w:type="gramEnd"/>
            <w:r>
              <w:rPr>
                <w:rStyle w:val="HTMLCode"/>
                <w:rFonts w:eastAsiaTheme="minorHAnsi"/>
              </w:rPr>
              <w:t>.selenium.support.ui.WebDriverWait</w:t>
            </w:r>
            <w:proofErr w:type="spellEnd"/>
            <w:r>
              <w:rPr>
                <w:rStyle w:val="HTMLCode"/>
                <w:rFonts w:eastAsiaTheme="minorHAnsi"/>
              </w:rPr>
              <w:t>;</w:t>
            </w:r>
          </w:p>
          <w:p w14:paraId="4D435E3A"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org.testng</w:t>
            </w:r>
            <w:proofErr w:type="gramEnd"/>
            <w:r>
              <w:rPr>
                <w:rStyle w:val="HTMLCode"/>
                <w:rFonts w:eastAsiaTheme="minorHAnsi"/>
              </w:rPr>
              <w:t>.annotations.BeforeTest</w:t>
            </w:r>
            <w:proofErr w:type="spellEnd"/>
            <w:r>
              <w:rPr>
                <w:rStyle w:val="HTMLCode"/>
                <w:rFonts w:eastAsiaTheme="minorHAnsi"/>
              </w:rPr>
              <w:t>;</w:t>
            </w:r>
          </w:p>
          <w:p w14:paraId="2C82B5B5" w14:textId="77777777" w:rsidR="00F479EC" w:rsidRDefault="00F479EC" w:rsidP="00F9566A">
            <w:pPr>
              <w:pStyle w:val="NoSpacing"/>
            </w:pPr>
            <w:r>
              <w:rPr>
                <w:rStyle w:val="HTMLCode"/>
                <w:rFonts w:eastAsiaTheme="minorHAnsi"/>
              </w:rPr>
              <w:t>import</w:t>
            </w:r>
            <w:r>
              <w:t xml:space="preserve"> </w:t>
            </w:r>
            <w:proofErr w:type="spellStart"/>
            <w:proofErr w:type="gramStart"/>
            <w:r>
              <w:rPr>
                <w:rStyle w:val="HTMLCode"/>
                <w:rFonts w:eastAsiaTheme="minorHAnsi"/>
              </w:rPr>
              <w:t>org.testng</w:t>
            </w:r>
            <w:proofErr w:type="gramEnd"/>
            <w:r>
              <w:rPr>
                <w:rStyle w:val="HTMLCode"/>
                <w:rFonts w:eastAsiaTheme="minorHAnsi"/>
              </w:rPr>
              <w:t>.annotations.Test</w:t>
            </w:r>
            <w:proofErr w:type="spellEnd"/>
            <w:r>
              <w:rPr>
                <w:rStyle w:val="HTMLCode"/>
                <w:rFonts w:eastAsiaTheme="minorHAnsi"/>
              </w:rPr>
              <w:t>;</w:t>
            </w:r>
          </w:p>
          <w:p w14:paraId="2D81A40A" w14:textId="77777777" w:rsidR="00F479EC" w:rsidRDefault="00F479EC" w:rsidP="00F9566A">
            <w:pPr>
              <w:pStyle w:val="NoSpacing"/>
            </w:pPr>
            <w:r>
              <w:t> </w:t>
            </w:r>
          </w:p>
          <w:p w14:paraId="617EF1D1" w14:textId="77777777" w:rsidR="00F479EC" w:rsidRDefault="00F479EC" w:rsidP="00F9566A">
            <w:pPr>
              <w:pStyle w:val="NoSpacing"/>
            </w:pPr>
            <w:r>
              <w:rPr>
                <w:rStyle w:val="HTMLCode"/>
                <w:rFonts w:eastAsiaTheme="minorHAnsi"/>
              </w:rPr>
              <w:t>/**</w:t>
            </w:r>
          </w:p>
          <w:p w14:paraId="5E0FC520" w14:textId="77777777" w:rsidR="00F479EC" w:rsidRDefault="00F479EC" w:rsidP="00F9566A">
            <w:pPr>
              <w:pStyle w:val="NoSpacing"/>
            </w:pPr>
            <w:r>
              <w:rPr>
                <w:rStyle w:val="HTMLCode"/>
                <w:rFonts w:eastAsiaTheme="minorHAnsi"/>
              </w:rPr>
              <w:t> * @author Admin</w:t>
            </w:r>
          </w:p>
          <w:p w14:paraId="1E0A538A" w14:textId="77777777" w:rsidR="00F479EC" w:rsidRDefault="00F479EC" w:rsidP="00F9566A">
            <w:pPr>
              <w:pStyle w:val="NoSpacing"/>
            </w:pPr>
            <w:r>
              <w:rPr>
                <w:rStyle w:val="HTMLCode"/>
                <w:rFonts w:eastAsiaTheme="minorHAnsi"/>
              </w:rPr>
              <w:t> *</w:t>
            </w:r>
          </w:p>
          <w:p w14:paraId="0D3392BA" w14:textId="77777777" w:rsidR="00F479EC" w:rsidRDefault="00F479EC" w:rsidP="00F9566A">
            <w:pPr>
              <w:pStyle w:val="NoSpacing"/>
            </w:pPr>
            <w:r>
              <w:rPr>
                <w:rStyle w:val="HTMLCode"/>
                <w:rFonts w:eastAsiaTheme="minorHAnsi"/>
              </w:rPr>
              <w:t> */</w:t>
            </w:r>
          </w:p>
          <w:p w14:paraId="0E90A8E3" w14:textId="77777777" w:rsidR="00F479EC" w:rsidRDefault="00F479EC" w:rsidP="00F9566A">
            <w:pPr>
              <w:pStyle w:val="NoSpacing"/>
            </w:pPr>
            <w:r>
              <w:rPr>
                <w:rStyle w:val="HTMLCode"/>
                <w:rFonts w:eastAsiaTheme="minorHAnsi"/>
              </w:rPr>
              <w:t>public</w:t>
            </w:r>
            <w:r>
              <w:t xml:space="preserve"> </w:t>
            </w:r>
            <w:r>
              <w:rPr>
                <w:rStyle w:val="HTMLCode"/>
                <w:rFonts w:eastAsiaTheme="minorHAnsi"/>
              </w:rPr>
              <w:t>class</w:t>
            </w:r>
            <w:r>
              <w:t xml:space="preserve"> </w:t>
            </w:r>
            <w:proofErr w:type="spellStart"/>
            <w:r>
              <w:rPr>
                <w:rStyle w:val="HTMLCode"/>
                <w:rFonts w:eastAsiaTheme="minorHAnsi"/>
              </w:rPr>
              <w:t>ReadWriteExcel</w:t>
            </w:r>
            <w:proofErr w:type="spellEnd"/>
          </w:p>
          <w:p w14:paraId="5EABD299" w14:textId="77777777" w:rsidR="00F479EC" w:rsidRDefault="00F479EC" w:rsidP="00F9566A">
            <w:pPr>
              <w:pStyle w:val="NoSpacing"/>
            </w:pPr>
            <w:r>
              <w:rPr>
                <w:rStyle w:val="HTMLCode"/>
                <w:rFonts w:eastAsiaTheme="minorHAnsi"/>
              </w:rPr>
              <w:t>{</w:t>
            </w:r>
          </w:p>
          <w:p w14:paraId="00BB1206" w14:textId="77777777" w:rsidR="00F479EC" w:rsidRDefault="00F479EC" w:rsidP="00F9566A">
            <w:pPr>
              <w:pStyle w:val="NoSpacing"/>
            </w:pPr>
            <w:r>
              <w:rPr>
                <w:rStyle w:val="HTMLCode"/>
                <w:rFonts w:eastAsiaTheme="minorHAnsi"/>
              </w:rPr>
              <w:t>    WebDriver driver;</w:t>
            </w:r>
          </w:p>
          <w:p w14:paraId="23AF2CE0" w14:textId="77777777" w:rsidR="00F479EC" w:rsidRDefault="00F479EC" w:rsidP="00F9566A">
            <w:pPr>
              <w:pStyle w:val="NoSpacing"/>
            </w:pPr>
            <w:r>
              <w:rPr>
                <w:rStyle w:val="HTMLCode"/>
                <w:rFonts w:eastAsiaTheme="minorHAnsi"/>
              </w:rPr>
              <w:t>    </w:t>
            </w:r>
            <w:proofErr w:type="spellStart"/>
            <w:r>
              <w:rPr>
                <w:rStyle w:val="HTMLCode"/>
                <w:rFonts w:eastAsiaTheme="minorHAnsi"/>
              </w:rPr>
              <w:t>WebDriverWait</w:t>
            </w:r>
            <w:proofErr w:type="spellEnd"/>
            <w:r>
              <w:rPr>
                <w:rStyle w:val="HTMLCode"/>
                <w:rFonts w:eastAsiaTheme="minorHAnsi"/>
              </w:rPr>
              <w:t xml:space="preserve"> wait;</w:t>
            </w:r>
          </w:p>
          <w:p w14:paraId="125945CD" w14:textId="77777777" w:rsidR="00F479EC" w:rsidRDefault="00F479EC" w:rsidP="00F9566A">
            <w:pPr>
              <w:pStyle w:val="NoSpacing"/>
            </w:pPr>
            <w:r>
              <w:rPr>
                <w:rStyle w:val="HTMLCode"/>
                <w:rFonts w:eastAsiaTheme="minorHAnsi"/>
              </w:rPr>
              <w:t>    </w:t>
            </w:r>
            <w:proofErr w:type="spellStart"/>
            <w:r>
              <w:rPr>
                <w:rStyle w:val="HTMLCode"/>
                <w:rFonts w:eastAsiaTheme="minorHAnsi"/>
              </w:rPr>
              <w:t>HSSFWorkbook</w:t>
            </w:r>
            <w:proofErr w:type="spellEnd"/>
            <w:r>
              <w:rPr>
                <w:rStyle w:val="HTMLCode"/>
                <w:rFonts w:eastAsiaTheme="minorHAnsi"/>
              </w:rPr>
              <w:t xml:space="preserve"> workbook;</w:t>
            </w:r>
          </w:p>
          <w:p w14:paraId="05D77FD6" w14:textId="77777777" w:rsidR="00F479EC" w:rsidRDefault="00F479EC" w:rsidP="00F9566A">
            <w:pPr>
              <w:pStyle w:val="NoSpacing"/>
            </w:pPr>
            <w:r>
              <w:rPr>
                <w:rStyle w:val="HTMLCode"/>
                <w:rFonts w:eastAsiaTheme="minorHAnsi"/>
              </w:rPr>
              <w:t>    </w:t>
            </w:r>
            <w:proofErr w:type="spellStart"/>
            <w:r>
              <w:rPr>
                <w:rStyle w:val="HTMLCode"/>
                <w:rFonts w:eastAsiaTheme="minorHAnsi"/>
              </w:rPr>
              <w:t>HSSFSheet</w:t>
            </w:r>
            <w:proofErr w:type="spellEnd"/>
            <w:r>
              <w:rPr>
                <w:rStyle w:val="HTMLCode"/>
                <w:rFonts w:eastAsiaTheme="minorHAnsi"/>
              </w:rPr>
              <w:t xml:space="preserve"> sheet;</w:t>
            </w:r>
          </w:p>
          <w:p w14:paraId="374FF2F9" w14:textId="77777777" w:rsidR="00F479EC" w:rsidRDefault="00F479EC" w:rsidP="00F9566A">
            <w:pPr>
              <w:pStyle w:val="NoSpacing"/>
            </w:pPr>
            <w:r>
              <w:rPr>
                <w:rStyle w:val="HTMLCode"/>
                <w:rFonts w:eastAsiaTheme="minorHAnsi"/>
              </w:rPr>
              <w:t>    </w:t>
            </w:r>
            <w:proofErr w:type="spellStart"/>
            <w:r>
              <w:rPr>
                <w:rStyle w:val="HTMLCode"/>
                <w:rFonts w:eastAsiaTheme="minorHAnsi"/>
              </w:rPr>
              <w:t>HSSFCell</w:t>
            </w:r>
            <w:proofErr w:type="spellEnd"/>
            <w:r>
              <w:rPr>
                <w:rStyle w:val="HTMLCode"/>
                <w:rFonts w:eastAsiaTheme="minorHAnsi"/>
              </w:rPr>
              <w:t xml:space="preserve"> cell;</w:t>
            </w:r>
          </w:p>
          <w:p w14:paraId="1128FB76" w14:textId="77777777" w:rsidR="00F479EC" w:rsidRDefault="00F479EC" w:rsidP="00F9566A">
            <w:pPr>
              <w:pStyle w:val="NoSpacing"/>
            </w:pPr>
            <w:r>
              <w:t> </w:t>
            </w:r>
          </w:p>
          <w:p w14:paraId="6C43941D" w14:textId="77777777" w:rsidR="00F479EC" w:rsidRDefault="00F479EC" w:rsidP="00F9566A">
            <w:pPr>
              <w:pStyle w:val="NoSpacing"/>
            </w:pPr>
            <w:r>
              <w:rPr>
                <w:rStyle w:val="HTMLCode"/>
                <w:rFonts w:eastAsiaTheme="minorHAnsi"/>
              </w:rPr>
              <w:t> @</w:t>
            </w:r>
            <w:proofErr w:type="spellStart"/>
            <w:r>
              <w:rPr>
                <w:rStyle w:val="HTMLCode"/>
                <w:rFonts w:eastAsiaTheme="minorHAnsi"/>
              </w:rPr>
              <w:t>BeforeTest</w:t>
            </w:r>
            <w:proofErr w:type="spellEnd"/>
          </w:p>
          <w:p w14:paraId="779609DA" w14:textId="77777777" w:rsidR="00F479EC" w:rsidRDefault="00F479EC" w:rsidP="00F9566A">
            <w:pPr>
              <w:pStyle w:val="NoSpacing"/>
            </w:pPr>
            <w:r>
              <w:rPr>
                <w:rStyle w:val="HTMLCode"/>
                <w:rFonts w:eastAsiaTheme="minorHAnsi"/>
              </w:rPr>
              <w:t> public</w:t>
            </w:r>
            <w:r>
              <w:t xml:space="preserve"> </w:t>
            </w:r>
            <w:r>
              <w:rPr>
                <w:rStyle w:val="HTMLCode"/>
                <w:rFonts w:eastAsiaTheme="minorHAnsi"/>
              </w:rPr>
              <w:t>void</w:t>
            </w:r>
            <w:r>
              <w:t xml:space="preserve"> </w:t>
            </w:r>
            <w:proofErr w:type="spellStart"/>
            <w:proofErr w:type="gramStart"/>
            <w:r>
              <w:rPr>
                <w:rStyle w:val="HTMLCode"/>
                <w:rFonts w:eastAsiaTheme="minorHAnsi"/>
              </w:rPr>
              <w:t>TestSetup</w:t>
            </w:r>
            <w:proofErr w:type="spellEnd"/>
            <w:r>
              <w:rPr>
                <w:rStyle w:val="HTMLCode"/>
                <w:rFonts w:eastAsiaTheme="minorHAnsi"/>
              </w:rPr>
              <w:t>(</w:t>
            </w:r>
            <w:proofErr w:type="gramEnd"/>
            <w:r>
              <w:rPr>
                <w:rStyle w:val="HTMLCode"/>
                <w:rFonts w:eastAsiaTheme="minorHAnsi"/>
              </w:rPr>
              <w:t>)</w:t>
            </w:r>
          </w:p>
          <w:p w14:paraId="5204F0FF" w14:textId="77777777" w:rsidR="00F479EC" w:rsidRDefault="00F479EC" w:rsidP="00F9566A">
            <w:pPr>
              <w:pStyle w:val="NoSpacing"/>
            </w:pPr>
            <w:r>
              <w:rPr>
                <w:rStyle w:val="HTMLCode"/>
                <w:rFonts w:eastAsiaTheme="minorHAnsi"/>
              </w:rPr>
              <w:t>{</w:t>
            </w:r>
          </w:p>
          <w:p w14:paraId="229E49C5" w14:textId="77777777" w:rsidR="00F479EC" w:rsidRDefault="00F479EC" w:rsidP="00F9566A">
            <w:pPr>
              <w:pStyle w:val="NoSpacing"/>
            </w:pPr>
            <w:r>
              <w:rPr>
                <w:rStyle w:val="HTMLCode"/>
                <w:rFonts w:eastAsiaTheme="minorHAnsi"/>
              </w:rPr>
              <w:t>    // Set the path of the Firefox driver.</w:t>
            </w:r>
          </w:p>
          <w:p w14:paraId="2D80C9F5" w14:textId="77777777" w:rsidR="00F479EC" w:rsidRDefault="00F479EC" w:rsidP="00F9566A">
            <w:pPr>
              <w:pStyle w:val="NoSpacing"/>
            </w:pPr>
            <w:r>
              <w:rPr>
                <w:rStyle w:val="HTMLCode"/>
                <w:rFonts w:eastAsiaTheme="minorHAnsi"/>
              </w:rPr>
              <w:t>    </w:t>
            </w:r>
            <w:proofErr w:type="spellStart"/>
            <w:r>
              <w:rPr>
                <w:rStyle w:val="HTMLCode"/>
                <w:rFonts w:eastAsiaTheme="minorHAnsi"/>
              </w:rPr>
              <w:t>System.setProperty</w:t>
            </w:r>
            <w:proofErr w:type="spellEnd"/>
            <w:r>
              <w:rPr>
                <w:rStyle w:val="HTMLCode"/>
                <w:rFonts w:eastAsiaTheme="minorHAnsi"/>
              </w:rPr>
              <w:t>("</w:t>
            </w:r>
            <w:proofErr w:type="spellStart"/>
            <w:proofErr w:type="gramStart"/>
            <w:r>
              <w:rPr>
                <w:rStyle w:val="HTMLCode"/>
                <w:rFonts w:eastAsiaTheme="minorHAnsi"/>
              </w:rPr>
              <w:t>webdriver.gecko</w:t>
            </w:r>
            <w:proofErr w:type="gramEnd"/>
            <w:r>
              <w:rPr>
                <w:rStyle w:val="HTMLCode"/>
                <w:rFonts w:eastAsiaTheme="minorHAnsi"/>
              </w:rPr>
              <w:t>.driver</w:t>
            </w:r>
            <w:proofErr w:type="spellEnd"/>
            <w:r>
              <w:rPr>
                <w:rStyle w:val="HTMLCode"/>
                <w:rFonts w:eastAsiaTheme="minorHAnsi"/>
              </w:rPr>
              <w:t>", "C:\\Users\\geckodriver.exe");</w:t>
            </w:r>
          </w:p>
          <w:p w14:paraId="40D0891B" w14:textId="77777777" w:rsidR="00F479EC" w:rsidRDefault="00F479EC" w:rsidP="00F9566A">
            <w:pPr>
              <w:pStyle w:val="NoSpacing"/>
            </w:pPr>
            <w:r>
              <w:rPr>
                <w:rStyle w:val="HTMLCode"/>
                <w:rFonts w:eastAsiaTheme="minorHAnsi"/>
              </w:rPr>
              <w:t>    driver = new</w:t>
            </w:r>
            <w:r>
              <w:t xml:space="preserve"> </w:t>
            </w:r>
            <w:proofErr w:type="spellStart"/>
            <w:proofErr w:type="gramStart"/>
            <w:r>
              <w:rPr>
                <w:rStyle w:val="HTMLCode"/>
                <w:rFonts w:eastAsiaTheme="minorHAnsi"/>
              </w:rPr>
              <w:t>FirefoxDriver</w:t>
            </w:r>
            <w:proofErr w:type="spellEnd"/>
            <w:r>
              <w:rPr>
                <w:rStyle w:val="HTMLCode"/>
                <w:rFonts w:eastAsiaTheme="minorHAnsi"/>
              </w:rPr>
              <w:t>(</w:t>
            </w:r>
            <w:proofErr w:type="gramEnd"/>
            <w:r>
              <w:rPr>
                <w:rStyle w:val="HTMLCode"/>
                <w:rFonts w:eastAsiaTheme="minorHAnsi"/>
              </w:rPr>
              <w:t>);</w:t>
            </w:r>
          </w:p>
          <w:p w14:paraId="1B28A721" w14:textId="77777777" w:rsidR="00F479EC" w:rsidRDefault="00F479EC" w:rsidP="00F9566A">
            <w:pPr>
              <w:pStyle w:val="NoSpacing"/>
            </w:pPr>
            <w:r>
              <w:rPr>
                <w:rStyle w:val="HTMLCode"/>
                <w:rFonts w:eastAsiaTheme="minorHAnsi"/>
              </w:rPr>
              <w:t>    </w:t>
            </w:r>
            <w:r>
              <w:t> </w:t>
            </w:r>
          </w:p>
          <w:p w14:paraId="01A05A0F" w14:textId="77777777" w:rsidR="00F479EC" w:rsidRDefault="00F479EC" w:rsidP="00F9566A">
            <w:pPr>
              <w:pStyle w:val="NoSpacing"/>
            </w:pPr>
            <w:r>
              <w:rPr>
                <w:rStyle w:val="HTMLCode"/>
                <w:rFonts w:eastAsiaTheme="minorHAnsi"/>
              </w:rPr>
              <w:t xml:space="preserve">    // Enter </w:t>
            </w:r>
            <w:proofErr w:type="spellStart"/>
            <w:r>
              <w:rPr>
                <w:rStyle w:val="HTMLCode"/>
                <w:rFonts w:eastAsiaTheme="minorHAnsi"/>
              </w:rPr>
              <w:t>url</w:t>
            </w:r>
            <w:proofErr w:type="spellEnd"/>
            <w:r>
              <w:rPr>
                <w:rStyle w:val="HTMLCode"/>
                <w:rFonts w:eastAsiaTheme="minorHAnsi"/>
              </w:rPr>
              <w:t>.</w:t>
            </w:r>
          </w:p>
          <w:p w14:paraId="7FABA658" w14:textId="77777777" w:rsidR="00F479EC" w:rsidRDefault="00F479EC" w:rsidP="00F9566A">
            <w:pPr>
              <w:pStyle w:val="NoSpacing"/>
            </w:pPr>
            <w:r>
              <w:rPr>
                <w:rStyle w:val="HTMLCode"/>
                <w:rFonts w:eastAsiaTheme="minorHAnsi"/>
              </w:rPr>
              <w:t>    </w:t>
            </w:r>
            <w:proofErr w:type="spellStart"/>
            <w:r>
              <w:rPr>
                <w:rStyle w:val="HTMLCode"/>
                <w:rFonts w:eastAsiaTheme="minorHAnsi"/>
              </w:rPr>
              <w:t>driver.get</w:t>
            </w:r>
            <w:proofErr w:type="spellEnd"/>
            <w:r>
              <w:rPr>
                <w:rStyle w:val="HTMLCode"/>
                <w:rFonts w:eastAsiaTheme="minorHAnsi"/>
              </w:rPr>
              <w:t>("http://www.linkedin.com/");</w:t>
            </w:r>
          </w:p>
          <w:p w14:paraId="7719874F" w14:textId="77777777" w:rsidR="00F479EC" w:rsidRDefault="00F479EC" w:rsidP="00F9566A">
            <w:pPr>
              <w:pStyle w:val="NoSpacing"/>
            </w:pPr>
            <w:r>
              <w:rPr>
                <w:rStyle w:val="HTMLCode"/>
                <w:rFonts w:eastAsiaTheme="minorHAnsi"/>
              </w:rPr>
              <w:t>    </w:t>
            </w:r>
            <w:proofErr w:type="spellStart"/>
            <w:proofErr w:type="gramStart"/>
            <w:r>
              <w:rPr>
                <w:rStyle w:val="HTMLCode"/>
                <w:rFonts w:eastAsiaTheme="minorHAnsi"/>
              </w:rPr>
              <w:t>driver.manage</w:t>
            </w:r>
            <w:proofErr w:type="spellEnd"/>
            <w:proofErr w:type="gramEnd"/>
            <w:r>
              <w:rPr>
                <w:rStyle w:val="HTMLCode"/>
                <w:rFonts w:eastAsiaTheme="minorHAnsi"/>
              </w:rPr>
              <w:t>().window().maximize();</w:t>
            </w:r>
          </w:p>
          <w:p w14:paraId="2968EB7E" w14:textId="77777777" w:rsidR="00F479EC" w:rsidRDefault="00F479EC" w:rsidP="00F9566A">
            <w:pPr>
              <w:pStyle w:val="NoSpacing"/>
            </w:pPr>
            <w:r>
              <w:rPr>
                <w:rStyle w:val="HTMLCode"/>
                <w:rFonts w:eastAsiaTheme="minorHAnsi"/>
              </w:rPr>
              <w:t>    </w:t>
            </w:r>
            <w:r>
              <w:t> </w:t>
            </w:r>
          </w:p>
          <w:p w14:paraId="391F1C1D" w14:textId="77777777" w:rsidR="00F479EC" w:rsidRDefault="00F479EC" w:rsidP="00F9566A">
            <w:pPr>
              <w:pStyle w:val="NoSpacing"/>
            </w:pPr>
            <w:r>
              <w:rPr>
                <w:rStyle w:val="HTMLCode"/>
                <w:rFonts w:eastAsiaTheme="minorHAnsi"/>
              </w:rPr>
              <w:t>    wait = new</w:t>
            </w:r>
            <w:r>
              <w:t xml:space="preserve"> </w:t>
            </w:r>
            <w:proofErr w:type="spellStart"/>
            <w:r>
              <w:rPr>
                <w:rStyle w:val="HTMLCode"/>
                <w:rFonts w:eastAsiaTheme="minorHAnsi"/>
              </w:rPr>
              <w:t>WebDriverWait</w:t>
            </w:r>
            <w:proofErr w:type="spellEnd"/>
            <w:r>
              <w:rPr>
                <w:rStyle w:val="HTMLCode"/>
                <w:rFonts w:eastAsiaTheme="minorHAnsi"/>
              </w:rPr>
              <w:t>(driver,30);</w:t>
            </w:r>
          </w:p>
          <w:p w14:paraId="7986481E" w14:textId="77777777" w:rsidR="00F479EC" w:rsidRDefault="00F479EC" w:rsidP="00F9566A">
            <w:pPr>
              <w:pStyle w:val="NoSpacing"/>
            </w:pPr>
            <w:r>
              <w:rPr>
                <w:rStyle w:val="HTMLCode"/>
                <w:rFonts w:eastAsiaTheme="minorHAnsi"/>
              </w:rPr>
              <w:t>    </w:t>
            </w:r>
            <w:proofErr w:type="spellStart"/>
            <w:proofErr w:type="gramStart"/>
            <w:r>
              <w:rPr>
                <w:rStyle w:val="HTMLCode"/>
                <w:rFonts w:eastAsiaTheme="minorHAnsi"/>
              </w:rPr>
              <w:t>driver.manage</w:t>
            </w:r>
            <w:proofErr w:type="spellEnd"/>
            <w:proofErr w:type="gramEnd"/>
            <w:r>
              <w:rPr>
                <w:rStyle w:val="HTMLCode"/>
                <w:rFonts w:eastAsiaTheme="minorHAnsi"/>
              </w:rPr>
              <w:t>().timeouts().</w:t>
            </w:r>
            <w:proofErr w:type="spellStart"/>
            <w:r>
              <w:rPr>
                <w:rStyle w:val="HTMLCode"/>
                <w:rFonts w:eastAsiaTheme="minorHAnsi"/>
              </w:rPr>
              <w:t>implicitlyWait</w:t>
            </w:r>
            <w:proofErr w:type="spellEnd"/>
            <w:r>
              <w:rPr>
                <w:rStyle w:val="HTMLCode"/>
                <w:rFonts w:eastAsiaTheme="minorHAnsi"/>
              </w:rPr>
              <w:t xml:space="preserve">(30, </w:t>
            </w:r>
            <w:proofErr w:type="spellStart"/>
            <w:r>
              <w:rPr>
                <w:rStyle w:val="HTMLCode"/>
                <w:rFonts w:eastAsiaTheme="minorHAnsi"/>
              </w:rPr>
              <w:t>TimeUnit.SECONDS</w:t>
            </w:r>
            <w:proofErr w:type="spellEnd"/>
            <w:r>
              <w:rPr>
                <w:rStyle w:val="HTMLCode"/>
                <w:rFonts w:eastAsiaTheme="minorHAnsi"/>
              </w:rPr>
              <w:t>);</w:t>
            </w:r>
          </w:p>
          <w:p w14:paraId="2F89A0F5" w14:textId="77777777" w:rsidR="00F479EC" w:rsidRDefault="00F479EC" w:rsidP="00F9566A">
            <w:pPr>
              <w:pStyle w:val="NoSpacing"/>
            </w:pPr>
            <w:r>
              <w:rPr>
                <w:rStyle w:val="HTMLCode"/>
                <w:rFonts w:eastAsiaTheme="minorHAnsi"/>
              </w:rPr>
              <w:t>}</w:t>
            </w:r>
          </w:p>
          <w:p w14:paraId="4DF0ACCC" w14:textId="77777777" w:rsidR="00F479EC" w:rsidRDefault="00F479EC" w:rsidP="00F9566A">
            <w:pPr>
              <w:pStyle w:val="NoSpacing"/>
            </w:pPr>
            <w:r>
              <w:rPr>
                <w:rStyle w:val="HTMLCode"/>
                <w:rFonts w:eastAsiaTheme="minorHAnsi"/>
              </w:rPr>
              <w:t> </w:t>
            </w:r>
            <w:r>
              <w:t> </w:t>
            </w:r>
          </w:p>
          <w:p w14:paraId="2521E720" w14:textId="77777777" w:rsidR="00F479EC" w:rsidRDefault="00F479EC" w:rsidP="00F9566A">
            <w:pPr>
              <w:pStyle w:val="NoSpacing"/>
            </w:pPr>
            <w:r>
              <w:rPr>
                <w:rStyle w:val="HTMLCode"/>
                <w:rFonts w:eastAsiaTheme="minorHAnsi"/>
              </w:rPr>
              <w:t> @Test</w:t>
            </w:r>
          </w:p>
          <w:p w14:paraId="20AC8860" w14:textId="77777777" w:rsidR="00F479EC" w:rsidRDefault="00F479EC" w:rsidP="00F9566A">
            <w:pPr>
              <w:pStyle w:val="NoSpacing"/>
            </w:pPr>
            <w:r>
              <w:rPr>
                <w:rStyle w:val="HTMLCode"/>
                <w:rFonts w:eastAsiaTheme="minorHAnsi"/>
              </w:rPr>
              <w:t> public</w:t>
            </w:r>
            <w:r>
              <w:t xml:space="preserve"> </w:t>
            </w:r>
            <w:r>
              <w:rPr>
                <w:rStyle w:val="HTMLCode"/>
                <w:rFonts w:eastAsiaTheme="minorHAnsi"/>
              </w:rPr>
              <w:t>void</w:t>
            </w:r>
            <w:r>
              <w:t xml:space="preserve"> </w:t>
            </w:r>
            <w:proofErr w:type="spellStart"/>
            <w:proofErr w:type="gramStart"/>
            <w:r>
              <w:rPr>
                <w:rStyle w:val="HTMLCode"/>
                <w:rFonts w:eastAsiaTheme="minorHAnsi"/>
              </w:rPr>
              <w:t>ReadData</w:t>
            </w:r>
            <w:proofErr w:type="spellEnd"/>
            <w:r>
              <w:rPr>
                <w:rStyle w:val="HTMLCode"/>
                <w:rFonts w:eastAsiaTheme="minorHAnsi"/>
              </w:rPr>
              <w:t>(</w:t>
            </w:r>
            <w:proofErr w:type="gramEnd"/>
            <w:r>
              <w:rPr>
                <w:rStyle w:val="HTMLCode"/>
                <w:rFonts w:eastAsiaTheme="minorHAnsi"/>
              </w:rPr>
              <w:t>) throws</w:t>
            </w:r>
            <w:r>
              <w:t xml:space="preserve"> </w:t>
            </w:r>
            <w:proofErr w:type="spellStart"/>
            <w:r>
              <w:rPr>
                <w:rStyle w:val="HTMLCode"/>
                <w:rFonts w:eastAsiaTheme="minorHAnsi"/>
              </w:rPr>
              <w:t>IOException</w:t>
            </w:r>
            <w:proofErr w:type="spellEnd"/>
          </w:p>
          <w:p w14:paraId="15F884DF" w14:textId="77777777" w:rsidR="00F479EC" w:rsidRDefault="00F479EC" w:rsidP="00F9566A">
            <w:pPr>
              <w:pStyle w:val="NoSpacing"/>
            </w:pPr>
            <w:r>
              <w:rPr>
                <w:rStyle w:val="HTMLCode"/>
                <w:rFonts w:eastAsiaTheme="minorHAnsi"/>
              </w:rPr>
              <w:t> {</w:t>
            </w:r>
          </w:p>
          <w:p w14:paraId="7A0E291D" w14:textId="77777777" w:rsidR="00F479EC" w:rsidRDefault="00F479EC" w:rsidP="00F9566A">
            <w:pPr>
              <w:pStyle w:val="NoSpacing"/>
            </w:pPr>
            <w:r>
              <w:rPr>
                <w:rStyle w:val="HTMLCode"/>
                <w:rFonts w:eastAsiaTheme="minorHAnsi"/>
              </w:rPr>
              <w:t>     // Import excel sheet.</w:t>
            </w:r>
          </w:p>
          <w:p w14:paraId="0C4C3007" w14:textId="77777777" w:rsidR="00F479EC" w:rsidRDefault="00F479EC" w:rsidP="00F9566A">
            <w:pPr>
              <w:pStyle w:val="NoSpacing"/>
            </w:pPr>
            <w:r>
              <w:rPr>
                <w:rStyle w:val="HTMLCode"/>
                <w:rFonts w:eastAsiaTheme="minorHAnsi"/>
              </w:rPr>
              <w:t xml:space="preserve">     File </w:t>
            </w:r>
            <w:proofErr w:type="spellStart"/>
            <w:r>
              <w:rPr>
                <w:rStyle w:val="HTMLCode"/>
                <w:rFonts w:eastAsiaTheme="minorHAnsi"/>
              </w:rPr>
              <w:t>src</w:t>
            </w:r>
            <w:proofErr w:type="spellEnd"/>
            <w:r>
              <w:rPr>
                <w:rStyle w:val="HTMLCode"/>
                <w:rFonts w:eastAsiaTheme="minorHAnsi"/>
              </w:rPr>
              <w:t>=new</w:t>
            </w:r>
            <w:r>
              <w:t xml:space="preserve"> </w:t>
            </w:r>
            <w:r>
              <w:rPr>
                <w:rStyle w:val="HTMLCode"/>
                <w:rFonts w:eastAsiaTheme="minorHAnsi"/>
              </w:rPr>
              <w:t>File("C:\\Users\\Admin\\Desktop\\TestData.xls");</w:t>
            </w:r>
          </w:p>
          <w:p w14:paraId="61DB44FF" w14:textId="77777777" w:rsidR="00F479EC" w:rsidRDefault="00F479EC" w:rsidP="00F9566A">
            <w:pPr>
              <w:pStyle w:val="NoSpacing"/>
            </w:pPr>
            <w:r>
              <w:rPr>
                <w:rStyle w:val="HTMLCode"/>
                <w:rFonts w:eastAsiaTheme="minorHAnsi"/>
              </w:rPr>
              <w:t>     </w:t>
            </w:r>
            <w:r>
              <w:t> </w:t>
            </w:r>
          </w:p>
          <w:p w14:paraId="33F2DD47" w14:textId="77777777" w:rsidR="00F479EC" w:rsidRDefault="00F479EC" w:rsidP="00F9566A">
            <w:pPr>
              <w:pStyle w:val="NoSpacing"/>
            </w:pPr>
            <w:r>
              <w:rPr>
                <w:rStyle w:val="HTMLCode"/>
                <w:rFonts w:eastAsiaTheme="minorHAnsi"/>
              </w:rPr>
              <w:lastRenderedPageBreak/>
              <w:t>     // Load the file.</w:t>
            </w:r>
          </w:p>
          <w:p w14:paraId="071FC330" w14:textId="77777777" w:rsidR="00F479EC" w:rsidRDefault="00F479EC" w:rsidP="00F9566A">
            <w:pPr>
              <w:pStyle w:val="NoSpacing"/>
            </w:pPr>
            <w:r>
              <w:rPr>
                <w:rStyle w:val="HTMLCode"/>
                <w:rFonts w:eastAsiaTheme="minorHAnsi"/>
              </w:rPr>
              <w:t>     </w:t>
            </w:r>
            <w:proofErr w:type="spellStart"/>
            <w:r>
              <w:rPr>
                <w:rStyle w:val="HTMLCode"/>
                <w:rFonts w:eastAsiaTheme="minorHAnsi"/>
              </w:rPr>
              <w:t>FileInputStream</w:t>
            </w:r>
            <w:proofErr w:type="spellEnd"/>
            <w:r>
              <w:rPr>
                <w:rStyle w:val="HTMLCode"/>
                <w:rFonts w:eastAsiaTheme="minorHAnsi"/>
              </w:rPr>
              <w:t xml:space="preserve"> </w:t>
            </w:r>
            <w:proofErr w:type="spellStart"/>
            <w:r>
              <w:rPr>
                <w:rStyle w:val="HTMLCode"/>
                <w:rFonts w:eastAsiaTheme="minorHAnsi"/>
              </w:rPr>
              <w:t>finput</w:t>
            </w:r>
            <w:proofErr w:type="spellEnd"/>
            <w:r>
              <w:rPr>
                <w:rStyle w:val="HTMLCode"/>
                <w:rFonts w:eastAsiaTheme="minorHAnsi"/>
              </w:rPr>
              <w:t xml:space="preserve"> = new</w:t>
            </w:r>
            <w:r>
              <w:t xml:space="preserve"> </w:t>
            </w:r>
            <w:proofErr w:type="spellStart"/>
            <w:r>
              <w:rPr>
                <w:rStyle w:val="HTMLCode"/>
                <w:rFonts w:eastAsiaTheme="minorHAnsi"/>
              </w:rPr>
              <w:t>FileInputStream</w:t>
            </w:r>
            <w:proofErr w:type="spellEnd"/>
            <w:r>
              <w:rPr>
                <w:rStyle w:val="HTMLCode"/>
                <w:rFonts w:eastAsiaTheme="minorHAnsi"/>
              </w:rPr>
              <w:t>(</w:t>
            </w:r>
            <w:proofErr w:type="spellStart"/>
            <w:r>
              <w:rPr>
                <w:rStyle w:val="HTMLCode"/>
                <w:rFonts w:eastAsiaTheme="minorHAnsi"/>
              </w:rPr>
              <w:t>src</w:t>
            </w:r>
            <w:proofErr w:type="spellEnd"/>
            <w:r>
              <w:rPr>
                <w:rStyle w:val="HTMLCode"/>
                <w:rFonts w:eastAsiaTheme="minorHAnsi"/>
              </w:rPr>
              <w:t>);</w:t>
            </w:r>
          </w:p>
          <w:p w14:paraId="688FCC78" w14:textId="77777777" w:rsidR="00F479EC" w:rsidRDefault="00F479EC" w:rsidP="00F9566A">
            <w:pPr>
              <w:pStyle w:val="NoSpacing"/>
            </w:pPr>
            <w:r>
              <w:rPr>
                <w:rStyle w:val="HTMLCode"/>
                <w:rFonts w:eastAsiaTheme="minorHAnsi"/>
              </w:rPr>
              <w:t>     </w:t>
            </w:r>
            <w:r>
              <w:t> </w:t>
            </w:r>
          </w:p>
          <w:p w14:paraId="6FA41519" w14:textId="77777777" w:rsidR="00F479EC" w:rsidRDefault="00F479EC" w:rsidP="00F9566A">
            <w:pPr>
              <w:pStyle w:val="NoSpacing"/>
            </w:pPr>
            <w:r>
              <w:rPr>
                <w:rStyle w:val="HTMLCode"/>
                <w:rFonts w:eastAsiaTheme="minorHAnsi"/>
              </w:rPr>
              <w:t>     // Load he workbook.</w:t>
            </w:r>
          </w:p>
          <w:p w14:paraId="04CA4371" w14:textId="77777777" w:rsidR="00F479EC" w:rsidRDefault="00F479EC" w:rsidP="00F9566A">
            <w:pPr>
              <w:pStyle w:val="NoSpacing"/>
            </w:pPr>
            <w:r>
              <w:rPr>
                <w:rStyle w:val="HTMLCode"/>
                <w:rFonts w:eastAsiaTheme="minorHAnsi"/>
              </w:rPr>
              <w:t>    workbook = new</w:t>
            </w:r>
            <w:r>
              <w:t xml:space="preserve"> </w:t>
            </w:r>
            <w:proofErr w:type="spellStart"/>
            <w:r>
              <w:rPr>
                <w:rStyle w:val="HTMLCode"/>
                <w:rFonts w:eastAsiaTheme="minorHAnsi"/>
              </w:rPr>
              <w:t>HSSFWorkbook</w:t>
            </w:r>
            <w:proofErr w:type="spellEnd"/>
            <w:r>
              <w:rPr>
                <w:rStyle w:val="HTMLCode"/>
                <w:rFonts w:eastAsiaTheme="minorHAnsi"/>
              </w:rPr>
              <w:t>(</w:t>
            </w:r>
            <w:proofErr w:type="spellStart"/>
            <w:r>
              <w:rPr>
                <w:rStyle w:val="HTMLCode"/>
                <w:rFonts w:eastAsiaTheme="minorHAnsi"/>
              </w:rPr>
              <w:t>finput</w:t>
            </w:r>
            <w:proofErr w:type="spellEnd"/>
            <w:r>
              <w:rPr>
                <w:rStyle w:val="HTMLCode"/>
                <w:rFonts w:eastAsiaTheme="minorHAnsi"/>
              </w:rPr>
              <w:t>);</w:t>
            </w:r>
          </w:p>
          <w:p w14:paraId="5E89F421" w14:textId="77777777" w:rsidR="00F479EC" w:rsidRDefault="00F479EC" w:rsidP="00F9566A">
            <w:pPr>
              <w:pStyle w:val="NoSpacing"/>
            </w:pPr>
            <w:r>
              <w:rPr>
                <w:rStyle w:val="HTMLCode"/>
                <w:rFonts w:eastAsiaTheme="minorHAnsi"/>
              </w:rPr>
              <w:t>     </w:t>
            </w:r>
            <w:r>
              <w:t> </w:t>
            </w:r>
          </w:p>
          <w:p w14:paraId="6D678B06" w14:textId="77777777" w:rsidR="00F479EC" w:rsidRDefault="00F479EC" w:rsidP="00F9566A">
            <w:pPr>
              <w:pStyle w:val="NoSpacing"/>
            </w:pPr>
            <w:r>
              <w:rPr>
                <w:rStyle w:val="HTMLCode"/>
                <w:rFonts w:eastAsiaTheme="minorHAnsi"/>
              </w:rPr>
              <w:t>     // Load the sheet in which data is stored.</w:t>
            </w:r>
          </w:p>
          <w:p w14:paraId="384D5ABE" w14:textId="77777777" w:rsidR="00F479EC" w:rsidRDefault="00F479EC" w:rsidP="00F9566A">
            <w:pPr>
              <w:pStyle w:val="NoSpacing"/>
            </w:pPr>
            <w:r>
              <w:rPr>
                <w:rStyle w:val="HTMLCode"/>
                <w:rFonts w:eastAsiaTheme="minorHAnsi"/>
              </w:rPr>
              <w:t xml:space="preserve">     sheet= </w:t>
            </w:r>
            <w:proofErr w:type="spellStart"/>
            <w:proofErr w:type="gramStart"/>
            <w:r>
              <w:rPr>
                <w:rStyle w:val="HTMLCode"/>
                <w:rFonts w:eastAsiaTheme="minorHAnsi"/>
              </w:rPr>
              <w:t>workbook.getSheetAt</w:t>
            </w:r>
            <w:proofErr w:type="spellEnd"/>
            <w:proofErr w:type="gramEnd"/>
            <w:r>
              <w:rPr>
                <w:rStyle w:val="HTMLCode"/>
                <w:rFonts w:eastAsiaTheme="minorHAnsi"/>
              </w:rPr>
              <w:t>(0);</w:t>
            </w:r>
          </w:p>
          <w:p w14:paraId="0A9F04B7" w14:textId="77777777" w:rsidR="00F479EC" w:rsidRDefault="00F479EC" w:rsidP="00F9566A">
            <w:pPr>
              <w:pStyle w:val="NoSpacing"/>
            </w:pPr>
            <w:r>
              <w:rPr>
                <w:rStyle w:val="HTMLCode"/>
                <w:rFonts w:eastAsiaTheme="minorHAnsi"/>
              </w:rPr>
              <w:t>     </w:t>
            </w:r>
            <w:r>
              <w:t> </w:t>
            </w:r>
          </w:p>
          <w:p w14:paraId="1184A438" w14:textId="77777777" w:rsidR="00F479EC" w:rsidRDefault="00F479EC" w:rsidP="00F9566A">
            <w:pPr>
              <w:pStyle w:val="NoSpacing"/>
            </w:pPr>
            <w:r>
              <w:rPr>
                <w:rStyle w:val="HTMLCode"/>
                <w:rFonts w:eastAsiaTheme="minorHAnsi"/>
              </w:rPr>
              <w:t>     </w:t>
            </w:r>
            <w:proofErr w:type="gramStart"/>
            <w:r>
              <w:rPr>
                <w:rStyle w:val="HTMLCode"/>
                <w:rFonts w:eastAsiaTheme="minorHAnsi"/>
              </w:rPr>
              <w:t>for(</w:t>
            </w:r>
            <w:proofErr w:type="gramEnd"/>
            <w:r>
              <w:rPr>
                <w:rStyle w:val="HTMLCode"/>
                <w:rFonts w:eastAsiaTheme="minorHAnsi"/>
              </w:rPr>
              <w:t>int</w:t>
            </w:r>
            <w:r>
              <w:t xml:space="preserve"> </w:t>
            </w:r>
            <w:r>
              <w:rPr>
                <w:rStyle w:val="HTMLCode"/>
                <w:rFonts w:eastAsiaTheme="minorHAnsi"/>
              </w:rPr>
              <w:t xml:space="preserve">i=1; </w:t>
            </w:r>
            <w:proofErr w:type="spellStart"/>
            <w:r>
              <w:rPr>
                <w:rStyle w:val="HTMLCode"/>
                <w:rFonts w:eastAsiaTheme="minorHAnsi"/>
              </w:rPr>
              <w:t>i&amp;lt</w:t>
            </w:r>
            <w:proofErr w:type="spellEnd"/>
            <w:r>
              <w:rPr>
                <w:rStyle w:val="HTMLCode"/>
                <w:rFonts w:eastAsiaTheme="minorHAnsi"/>
              </w:rPr>
              <w:t>;=</w:t>
            </w:r>
            <w:proofErr w:type="spellStart"/>
            <w:r>
              <w:rPr>
                <w:rStyle w:val="HTMLCode"/>
                <w:rFonts w:eastAsiaTheme="minorHAnsi"/>
              </w:rPr>
              <w:t>sheet.getLastRowNum</w:t>
            </w:r>
            <w:proofErr w:type="spellEnd"/>
            <w:r>
              <w:rPr>
                <w:rStyle w:val="HTMLCode"/>
                <w:rFonts w:eastAsiaTheme="minorHAnsi"/>
              </w:rPr>
              <w:t>(); i++)</w:t>
            </w:r>
          </w:p>
          <w:p w14:paraId="289CB39D" w14:textId="77777777" w:rsidR="00F479EC" w:rsidRDefault="00F479EC" w:rsidP="00F9566A">
            <w:pPr>
              <w:pStyle w:val="NoSpacing"/>
            </w:pPr>
            <w:r>
              <w:rPr>
                <w:rStyle w:val="HTMLCode"/>
                <w:rFonts w:eastAsiaTheme="minorHAnsi"/>
              </w:rPr>
              <w:t>     {</w:t>
            </w:r>
          </w:p>
          <w:p w14:paraId="1EA35B83" w14:textId="77777777" w:rsidR="00F479EC" w:rsidRDefault="00F479EC" w:rsidP="00F9566A">
            <w:pPr>
              <w:pStyle w:val="NoSpacing"/>
            </w:pPr>
            <w:r>
              <w:rPr>
                <w:rStyle w:val="HTMLCode"/>
                <w:rFonts w:eastAsiaTheme="minorHAnsi"/>
              </w:rPr>
              <w:t>         // Import data for Email.</w:t>
            </w:r>
          </w:p>
          <w:p w14:paraId="7BFA8362" w14:textId="77777777" w:rsidR="00F479EC" w:rsidRDefault="00F479EC" w:rsidP="00F9566A">
            <w:pPr>
              <w:pStyle w:val="NoSpacing"/>
            </w:pPr>
            <w:r>
              <w:rPr>
                <w:rStyle w:val="HTMLCode"/>
                <w:rFonts w:eastAsiaTheme="minorHAnsi"/>
              </w:rPr>
              <w:t xml:space="preserve">         cell = </w:t>
            </w:r>
            <w:proofErr w:type="spellStart"/>
            <w:proofErr w:type="gramStart"/>
            <w:r>
              <w:rPr>
                <w:rStyle w:val="HTMLCode"/>
                <w:rFonts w:eastAsiaTheme="minorHAnsi"/>
              </w:rPr>
              <w:t>sheet.getRow</w:t>
            </w:r>
            <w:proofErr w:type="spellEnd"/>
            <w:proofErr w:type="gramEnd"/>
            <w:r>
              <w:rPr>
                <w:rStyle w:val="HTMLCode"/>
                <w:rFonts w:eastAsiaTheme="minorHAnsi"/>
              </w:rPr>
              <w:t>(i).</w:t>
            </w:r>
            <w:proofErr w:type="spellStart"/>
            <w:r>
              <w:rPr>
                <w:rStyle w:val="HTMLCode"/>
                <w:rFonts w:eastAsiaTheme="minorHAnsi"/>
              </w:rPr>
              <w:t>getCell</w:t>
            </w:r>
            <w:proofErr w:type="spellEnd"/>
            <w:r>
              <w:rPr>
                <w:rStyle w:val="HTMLCode"/>
                <w:rFonts w:eastAsiaTheme="minorHAnsi"/>
              </w:rPr>
              <w:t>(1);</w:t>
            </w:r>
          </w:p>
          <w:p w14:paraId="548F3BCA" w14:textId="77777777" w:rsidR="00F479EC" w:rsidRDefault="00F479EC" w:rsidP="00F9566A">
            <w:pPr>
              <w:pStyle w:val="NoSpacing"/>
            </w:pPr>
            <w:r>
              <w:rPr>
                <w:rStyle w:val="HTMLCode"/>
                <w:rFonts w:eastAsiaTheme="minorHAnsi"/>
              </w:rPr>
              <w:t>         </w:t>
            </w:r>
            <w:proofErr w:type="spellStart"/>
            <w:proofErr w:type="gramStart"/>
            <w:r>
              <w:rPr>
                <w:rStyle w:val="HTMLCode"/>
                <w:rFonts w:eastAsiaTheme="minorHAnsi"/>
              </w:rPr>
              <w:t>cell.setCellType</w:t>
            </w:r>
            <w:proofErr w:type="spellEnd"/>
            <w:proofErr w:type="gramEnd"/>
            <w:r>
              <w:rPr>
                <w:rStyle w:val="HTMLCode"/>
                <w:rFonts w:eastAsiaTheme="minorHAnsi"/>
              </w:rPr>
              <w:t>(</w:t>
            </w:r>
            <w:proofErr w:type="spellStart"/>
            <w:r>
              <w:rPr>
                <w:rStyle w:val="HTMLCode"/>
                <w:rFonts w:eastAsiaTheme="minorHAnsi"/>
              </w:rPr>
              <w:t>Cell.CELL_TYPE_STRING</w:t>
            </w:r>
            <w:proofErr w:type="spellEnd"/>
            <w:r>
              <w:rPr>
                <w:rStyle w:val="HTMLCode"/>
                <w:rFonts w:eastAsiaTheme="minorHAnsi"/>
              </w:rPr>
              <w:t>);</w:t>
            </w:r>
          </w:p>
          <w:p w14:paraId="15F59186" w14:textId="77777777" w:rsidR="00F479EC" w:rsidRDefault="00F479EC" w:rsidP="00F9566A">
            <w:pPr>
              <w:pStyle w:val="NoSpacing"/>
            </w:pPr>
            <w:r>
              <w:rPr>
                <w:rStyle w:val="HTMLCode"/>
                <w:rFonts w:eastAsiaTheme="minorHAnsi"/>
              </w:rPr>
              <w:t>         </w:t>
            </w:r>
            <w:proofErr w:type="gramStart"/>
            <w:r>
              <w:rPr>
                <w:rStyle w:val="HTMLCode"/>
                <w:rFonts w:eastAsiaTheme="minorHAnsi"/>
              </w:rPr>
              <w:t>driver.findElement</w:t>
            </w:r>
            <w:proofErr w:type="gramEnd"/>
            <w:r>
              <w:rPr>
                <w:rStyle w:val="HTMLCode"/>
                <w:rFonts w:eastAsiaTheme="minorHAnsi"/>
              </w:rPr>
              <w:t>(By.id("login-email")).sendKeys(cell.getStringCellValue());</w:t>
            </w:r>
          </w:p>
          <w:p w14:paraId="08DC6CB1" w14:textId="77777777" w:rsidR="00F479EC" w:rsidRDefault="00F479EC" w:rsidP="00F9566A">
            <w:pPr>
              <w:pStyle w:val="NoSpacing"/>
            </w:pPr>
            <w:r>
              <w:rPr>
                <w:rStyle w:val="HTMLCode"/>
                <w:rFonts w:eastAsiaTheme="minorHAnsi"/>
              </w:rPr>
              <w:t>         </w:t>
            </w:r>
            <w:r>
              <w:t> </w:t>
            </w:r>
          </w:p>
          <w:p w14:paraId="0B427FD2" w14:textId="77777777" w:rsidR="00F479EC" w:rsidRDefault="00F479EC" w:rsidP="00F9566A">
            <w:pPr>
              <w:pStyle w:val="NoSpacing"/>
            </w:pPr>
            <w:r>
              <w:rPr>
                <w:rStyle w:val="HTMLCode"/>
                <w:rFonts w:eastAsiaTheme="minorHAnsi"/>
              </w:rPr>
              <w:t>         // Import data for password.</w:t>
            </w:r>
          </w:p>
          <w:p w14:paraId="112E53A3" w14:textId="77777777" w:rsidR="00F479EC" w:rsidRDefault="00F479EC" w:rsidP="00F9566A">
            <w:pPr>
              <w:pStyle w:val="NoSpacing"/>
            </w:pPr>
            <w:r>
              <w:rPr>
                <w:rStyle w:val="HTMLCode"/>
                <w:rFonts w:eastAsiaTheme="minorHAnsi"/>
              </w:rPr>
              <w:t xml:space="preserve">         cell = </w:t>
            </w:r>
            <w:proofErr w:type="spellStart"/>
            <w:proofErr w:type="gramStart"/>
            <w:r>
              <w:rPr>
                <w:rStyle w:val="HTMLCode"/>
                <w:rFonts w:eastAsiaTheme="minorHAnsi"/>
              </w:rPr>
              <w:t>sheet.getRow</w:t>
            </w:r>
            <w:proofErr w:type="spellEnd"/>
            <w:proofErr w:type="gramEnd"/>
            <w:r>
              <w:rPr>
                <w:rStyle w:val="HTMLCode"/>
                <w:rFonts w:eastAsiaTheme="minorHAnsi"/>
              </w:rPr>
              <w:t>(i).</w:t>
            </w:r>
            <w:proofErr w:type="spellStart"/>
            <w:r>
              <w:rPr>
                <w:rStyle w:val="HTMLCode"/>
                <w:rFonts w:eastAsiaTheme="minorHAnsi"/>
              </w:rPr>
              <w:t>getCell</w:t>
            </w:r>
            <w:proofErr w:type="spellEnd"/>
            <w:r>
              <w:rPr>
                <w:rStyle w:val="HTMLCode"/>
                <w:rFonts w:eastAsiaTheme="minorHAnsi"/>
              </w:rPr>
              <w:t>(2);</w:t>
            </w:r>
          </w:p>
          <w:p w14:paraId="394B5E78" w14:textId="77777777" w:rsidR="00F479EC" w:rsidRDefault="00F479EC" w:rsidP="00F9566A">
            <w:pPr>
              <w:pStyle w:val="NoSpacing"/>
            </w:pPr>
            <w:r>
              <w:rPr>
                <w:rStyle w:val="HTMLCode"/>
                <w:rFonts w:eastAsiaTheme="minorHAnsi"/>
              </w:rPr>
              <w:t>         </w:t>
            </w:r>
            <w:proofErr w:type="spellStart"/>
            <w:proofErr w:type="gramStart"/>
            <w:r>
              <w:rPr>
                <w:rStyle w:val="HTMLCode"/>
                <w:rFonts w:eastAsiaTheme="minorHAnsi"/>
              </w:rPr>
              <w:t>cell.setCellType</w:t>
            </w:r>
            <w:proofErr w:type="spellEnd"/>
            <w:proofErr w:type="gramEnd"/>
            <w:r>
              <w:rPr>
                <w:rStyle w:val="HTMLCode"/>
                <w:rFonts w:eastAsiaTheme="minorHAnsi"/>
              </w:rPr>
              <w:t>(</w:t>
            </w:r>
            <w:proofErr w:type="spellStart"/>
            <w:r>
              <w:rPr>
                <w:rStyle w:val="HTMLCode"/>
                <w:rFonts w:eastAsiaTheme="minorHAnsi"/>
              </w:rPr>
              <w:t>Cell.CELL_TYPE_STRING</w:t>
            </w:r>
            <w:proofErr w:type="spellEnd"/>
            <w:r>
              <w:rPr>
                <w:rStyle w:val="HTMLCode"/>
                <w:rFonts w:eastAsiaTheme="minorHAnsi"/>
              </w:rPr>
              <w:t>);</w:t>
            </w:r>
          </w:p>
          <w:p w14:paraId="1B73FBA9" w14:textId="77777777" w:rsidR="00F479EC" w:rsidRDefault="00F479EC" w:rsidP="00F9566A">
            <w:pPr>
              <w:pStyle w:val="NoSpacing"/>
            </w:pPr>
            <w:r>
              <w:rPr>
                <w:rStyle w:val="HTMLCode"/>
                <w:rFonts w:eastAsiaTheme="minorHAnsi"/>
              </w:rPr>
              <w:t>         </w:t>
            </w:r>
            <w:proofErr w:type="gramStart"/>
            <w:r>
              <w:rPr>
                <w:rStyle w:val="HTMLCode"/>
                <w:rFonts w:eastAsiaTheme="minorHAnsi"/>
              </w:rPr>
              <w:t>driver.findElement</w:t>
            </w:r>
            <w:proofErr w:type="gramEnd"/>
            <w:r>
              <w:rPr>
                <w:rStyle w:val="HTMLCode"/>
                <w:rFonts w:eastAsiaTheme="minorHAnsi"/>
              </w:rPr>
              <w:t>(By.id("login-password")).sendKeys(cell.getStringCellValue());</w:t>
            </w:r>
          </w:p>
          <w:p w14:paraId="4B8A429C" w14:textId="77777777" w:rsidR="00F479EC" w:rsidRDefault="00F479EC" w:rsidP="00F9566A">
            <w:pPr>
              <w:pStyle w:val="NoSpacing"/>
            </w:pPr>
            <w:r>
              <w:rPr>
                <w:rStyle w:val="HTMLCode"/>
                <w:rFonts w:eastAsiaTheme="minorHAnsi"/>
              </w:rPr>
              <w:t>         </w:t>
            </w:r>
            <w:r>
              <w:t> </w:t>
            </w:r>
          </w:p>
          <w:p w14:paraId="122A27B4" w14:textId="77777777" w:rsidR="00F479EC" w:rsidRDefault="00F479EC" w:rsidP="00F9566A">
            <w:pPr>
              <w:pStyle w:val="NoSpacing"/>
            </w:pPr>
            <w:r>
              <w:rPr>
                <w:rStyle w:val="HTMLCode"/>
                <w:rFonts w:eastAsiaTheme="minorHAnsi"/>
              </w:rPr>
              <w:t>         // Write data in the excel.</w:t>
            </w:r>
          </w:p>
          <w:p w14:paraId="7641CD60" w14:textId="77777777" w:rsidR="00F479EC" w:rsidRDefault="00F479EC" w:rsidP="00F9566A">
            <w:pPr>
              <w:pStyle w:val="NoSpacing"/>
            </w:pPr>
            <w:r>
              <w:rPr>
                <w:rStyle w:val="HTMLCode"/>
                <w:rFonts w:eastAsiaTheme="minorHAnsi"/>
              </w:rPr>
              <w:t>       </w:t>
            </w:r>
            <w:proofErr w:type="spellStart"/>
            <w:r>
              <w:rPr>
                <w:rStyle w:val="HTMLCode"/>
                <w:rFonts w:eastAsiaTheme="minorHAnsi"/>
              </w:rPr>
              <w:t>FileOutputStream</w:t>
            </w:r>
            <w:proofErr w:type="spellEnd"/>
            <w:r>
              <w:rPr>
                <w:rStyle w:val="HTMLCode"/>
                <w:rFonts w:eastAsiaTheme="minorHAnsi"/>
              </w:rPr>
              <w:t xml:space="preserve"> </w:t>
            </w:r>
            <w:proofErr w:type="spellStart"/>
            <w:r>
              <w:rPr>
                <w:rStyle w:val="HTMLCode"/>
                <w:rFonts w:eastAsiaTheme="minorHAnsi"/>
              </w:rPr>
              <w:t>foutput</w:t>
            </w:r>
            <w:proofErr w:type="spellEnd"/>
            <w:r>
              <w:rPr>
                <w:rStyle w:val="HTMLCode"/>
                <w:rFonts w:eastAsiaTheme="minorHAnsi"/>
              </w:rPr>
              <w:t>=new</w:t>
            </w:r>
            <w:r>
              <w:t xml:space="preserve"> </w:t>
            </w:r>
            <w:proofErr w:type="spellStart"/>
            <w:r>
              <w:rPr>
                <w:rStyle w:val="HTMLCode"/>
                <w:rFonts w:eastAsiaTheme="minorHAnsi"/>
              </w:rPr>
              <w:t>FileOutputStream</w:t>
            </w:r>
            <w:proofErr w:type="spellEnd"/>
            <w:r>
              <w:rPr>
                <w:rStyle w:val="HTMLCode"/>
                <w:rFonts w:eastAsiaTheme="minorHAnsi"/>
              </w:rPr>
              <w:t>(</w:t>
            </w:r>
            <w:proofErr w:type="spellStart"/>
            <w:r>
              <w:rPr>
                <w:rStyle w:val="HTMLCode"/>
                <w:rFonts w:eastAsiaTheme="minorHAnsi"/>
              </w:rPr>
              <w:t>src</w:t>
            </w:r>
            <w:proofErr w:type="spellEnd"/>
            <w:r>
              <w:rPr>
                <w:rStyle w:val="HTMLCode"/>
                <w:rFonts w:eastAsiaTheme="minorHAnsi"/>
              </w:rPr>
              <w:t>);</w:t>
            </w:r>
          </w:p>
          <w:p w14:paraId="5570C36D" w14:textId="77777777" w:rsidR="00F479EC" w:rsidRDefault="00F479EC" w:rsidP="00F9566A">
            <w:pPr>
              <w:pStyle w:val="NoSpacing"/>
            </w:pPr>
            <w:r>
              <w:rPr>
                <w:rStyle w:val="HTMLCode"/>
                <w:rFonts w:eastAsiaTheme="minorHAnsi"/>
              </w:rPr>
              <w:t>        </w:t>
            </w:r>
            <w:r>
              <w:t> </w:t>
            </w:r>
          </w:p>
          <w:p w14:paraId="620607A2" w14:textId="77777777" w:rsidR="00F479EC" w:rsidRDefault="00F479EC" w:rsidP="00F9566A">
            <w:pPr>
              <w:pStyle w:val="NoSpacing"/>
            </w:pPr>
            <w:r>
              <w:rPr>
                <w:rStyle w:val="HTMLCode"/>
                <w:rFonts w:eastAsiaTheme="minorHAnsi"/>
              </w:rPr>
              <w:t>        // Specify the message needs to be written.</w:t>
            </w:r>
          </w:p>
          <w:p w14:paraId="1C5FC64B" w14:textId="77777777" w:rsidR="00F479EC" w:rsidRDefault="00F479EC" w:rsidP="00F9566A">
            <w:pPr>
              <w:pStyle w:val="NoSpacing"/>
            </w:pPr>
            <w:r>
              <w:rPr>
                <w:rStyle w:val="HTMLCode"/>
                <w:rFonts w:eastAsiaTheme="minorHAnsi"/>
              </w:rPr>
              <w:t>        String message = "Data Imported Successfully.";</w:t>
            </w:r>
          </w:p>
          <w:p w14:paraId="2146E910" w14:textId="77777777" w:rsidR="00F479EC" w:rsidRDefault="00F479EC" w:rsidP="00F9566A">
            <w:pPr>
              <w:pStyle w:val="NoSpacing"/>
            </w:pPr>
            <w:r>
              <w:rPr>
                <w:rStyle w:val="HTMLCode"/>
                <w:rFonts w:eastAsiaTheme="minorHAnsi"/>
              </w:rPr>
              <w:t>        </w:t>
            </w:r>
            <w:r>
              <w:t> </w:t>
            </w:r>
          </w:p>
          <w:p w14:paraId="3867DF08" w14:textId="77777777" w:rsidR="00F479EC" w:rsidRDefault="00F479EC" w:rsidP="00F9566A">
            <w:pPr>
              <w:pStyle w:val="NoSpacing"/>
            </w:pPr>
            <w:r>
              <w:rPr>
                <w:rStyle w:val="HTMLCode"/>
                <w:rFonts w:eastAsiaTheme="minorHAnsi"/>
              </w:rPr>
              <w:t>        // Create cell where data needs to be written.</w:t>
            </w:r>
          </w:p>
          <w:p w14:paraId="03E4160B" w14:textId="77777777" w:rsidR="00F479EC" w:rsidRDefault="00F479EC" w:rsidP="00F9566A">
            <w:pPr>
              <w:pStyle w:val="NoSpacing"/>
            </w:pPr>
            <w:r>
              <w:rPr>
                <w:rStyle w:val="HTMLCode"/>
                <w:rFonts w:eastAsiaTheme="minorHAnsi"/>
              </w:rPr>
              <w:t>        </w:t>
            </w:r>
            <w:proofErr w:type="spellStart"/>
            <w:proofErr w:type="gramStart"/>
            <w:r>
              <w:rPr>
                <w:rStyle w:val="HTMLCode"/>
                <w:rFonts w:eastAsiaTheme="minorHAnsi"/>
              </w:rPr>
              <w:t>sheet.getRow</w:t>
            </w:r>
            <w:proofErr w:type="spellEnd"/>
            <w:proofErr w:type="gramEnd"/>
            <w:r>
              <w:rPr>
                <w:rStyle w:val="HTMLCode"/>
                <w:rFonts w:eastAsiaTheme="minorHAnsi"/>
              </w:rPr>
              <w:t>(i).</w:t>
            </w:r>
            <w:proofErr w:type="spellStart"/>
            <w:r>
              <w:rPr>
                <w:rStyle w:val="HTMLCode"/>
                <w:rFonts w:eastAsiaTheme="minorHAnsi"/>
              </w:rPr>
              <w:t>createCell</w:t>
            </w:r>
            <w:proofErr w:type="spellEnd"/>
            <w:r>
              <w:rPr>
                <w:rStyle w:val="HTMLCode"/>
                <w:rFonts w:eastAsiaTheme="minorHAnsi"/>
              </w:rPr>
              <w:t>(3).</w:t>
            </w:r>
            <w:proofErr w:type="spellStart"/>
            <w:r>
              <w:rPr>
                <w:rStyle w:val="HTMLCode"/>
                <w:rFonts w:eastAsiaTheme="minorHAnsi"/>
              </w:rPr>
              <w:t>setCellValue</w:t>
            </w:r>
            <w:proofErr w:type="spellEnd"/>
            <w:r>
              <w:rPr>
                <w:rStyle w:val="HTMLCode"/>
                <w:rFonts w:eastAsiaTheme="minorHAnsi"/>
              </w:rPr>
              <w:t>(message);</w:t>
            </w:r>
          </w:p>
          <w:p w14:paraId="602E5932" w14:textId="77777777" w:rsidR="00F479EC" w:rsidRDefault="00F479EC" w:rsidP="00F9566A">
            <w:pPr>
              <w:pStyle w:val="NoSpacing"/>
            </w:pPr>
            <w:r>
              <w:rPr>
                <w:rStyle w:val="HTMLCode"/>
                <w:rFonts w:eastAsiaTheme="minorHAnsi"/>
              </w:rPr>
              <w:t>         </w:t>
            </w:r>
            <w:r>
              <w:t> </w:t>
            </w:r>
          </w:p>
          <w:p w14:paraId="6D20ABA7" w14:textId="77777777" w:rsidR="00F479EC" w:rsidRDefault="00F479EC" w:rsidP="00F9566A">
            <w:pPr>
              <w:pStyle w:val="NoSpacing"/>
            </w:pPr>
            <w:r>
              <w:rPr>
                <w:rStyle w:val="HTMLCode"/>
                <w:rFonts w:eastAsiaTheme="minorHAnsi"/>
              </w:rPr>
              <w:t>        // Specify the file in which data needs to be written.</w:t>
            </w:r>
          </w:p>
          <w:p w14:paraId="1966135E" w14:textId="77777777" w:rsidR="00F479EC" w:rsidRDefault="00F479EC" w:rsidP="00F9566A">
            <w:pPr>
              <w:pStyle w:val="NoSpacing"/>
            </w:pPr>
            <w:r>
              <w:rPr>
                <w:rStyle w:val="HTMLCode"/>
                <w:rFonts w:eastAsiaTheme="minorHAnsi"/>
              </w:rPr>
              <w:t>        </w:t>
            </w:r>
            <w:proofErr w:type="spellStart"/>
            <w:r>
              <w:rPr>
                <w:rStyle w:val="HTMLCode"/>
                <w:rFonts w:eastAsiaTheme="minorHAnsi"/>
              </w:rPr>
              <w:t>FileOutputStream</w:t>
            </w:r>
            <w:proofErr w:type="spellEnd"/>
            <w:r>
              <w:rPr>
                <w:rStyle w:val="HTMLCode"/>
                <w:rFonts w:eastAsiaTheme="minorHAnsi"/>
              </w:rPr>
              <w:t xml:space="preserve"> </w:t>
            </w:r>
            <w:proofErr w:type="spellStart"/>
            <w:r>
              <w:rPr>
                <w:rStyle w:val="HTMLCode"/>
                <w:rFonts w:eastAsiaTheme="minorHAnsi"/>
              </w:rPr>
              <w:t>fileOutput</w:t>
            </w:r>
            <w:proofErr w:type="spellEnd"/>
            <w:r>
              <w:rPr>
                <w:rStyle w:val="HTMLCode"/>
                <w:rFonts w:eastAsiaTheme="minorHAnsi"/>
              </w:rPr>
              <w:t xml:space="preserve"> = new</w:t>
            </w:r>
            <w:r>
              <w:t xml:space="preserve"> </w:t>
            </w:r>
            <w:proofErr w:type="spellStart"/>
            <w:r>
              <w:rPr>
                <w:rStyle w:val="HTMLCode"/>
                <w:rFonts w:eastAsiaTheme="minorHAnsi"/>
              </w:rPr>
              <w:t>FileOutputStream</w:t>
            </w:r>
            <w:proofErr w:type="spellEnd"/>
            <w:r>
              <w:rPr>
                <w:rStyle w:val="HTMLCode"/>
                <w:rFonts w:eastAsiaTheme="minorHAnsi"/>
              </w:rPr>
              <w:t>(</w:t>
            </w:r>
            <w:proofErr w:type="spellStart"/>
            <w:r>
              <w:rPr>
                <w:rStyle w:val="HTMLCode"/>
                <w:rFonts w:eastAsiaTheme="minorHAnsi"/>
              </w:rPr>
              <w:t>src</w:t>
            </w:r>
            <w:proofErr w:type="spellEnd"/>
            <w:r>
              <w:rPr>
                <w:rStyle w:val="HTMLCode"/>
                <w:rFonts w:eastAsiaTheme="minorHAnsi"/>
              </w:rPr>
              <w:t>);</w:t>
            </w:r>
          </w:p>
          <w:p w14:paraId="7C01ADA0" w14:textId="77777777" w:rsidR="00F479EC" w:rsidRDefault="00F479EC" w:rsidP="00F9566A">
            <w:pPr>
              <w:pStyle w:val="NoSpacing"/>
            </w:pPr>
            <w:r>
              <w:rPr>
                <w:rStyle w:val="HTMLCode"/>
                <w:rFonts w:eastAsiaTheme="minorHAnsi"/>
              </w:rPr>
              <w:t>        </w:t>
            </w:r>
            <w:r>
              <w:t> </w:t>
            </w:r>
          </w:p>
          <w:p w14:paraId="676EC0F8" w14:textId="77777777" w:rsidR="00F479EC" w:rsidRDefault="00F479EC" w:rsidP="00F9566A">
            <w:pPr>
              <w:pStyle w:val="NoSpacing"/>
            </w:pPr>
            <w:r>
              <w:rPr>
                <w:rStyle w:val="HTMLCode"/>
                <w:rFonts w:eastAsiaTheme="minorHAnsi"/>
              </w:rPr>
              <w:t>        // finally write content</w:t>
            </w:r>
          </w:p>
          <w:p w14:paraId="1EEDCF06" w14:textId="77777777" w:rsidR="00F479EC" w:rsidRDefault="00F479EC" w:rsidP="00F9566A">
            <w:pPr>
              <w:pStyle w:val="NoSpacing"/>
            </w:pPr>
            <w:r>
              <w:rPr>
                <w:rStyle w:val="HTMLCode"/>
                <w:rFonts w:eastAsiaTheme="minorHAnsi"/>
              </w:rPr>
              <w:t>        </w:t>
            </w:r>
            <w:proofErr w:type="spellStart"/>
            <w:proofErr w:type="gramStart"/>
            <w:r>
              <w:rPr>
                <w:rStyle w:val="HTMLCode"/>
                <w:rFonts w:eastAsiaTheme="minorHAnsi"/>
              </w:rPr>
              <w:t>workbook.write</w:t>
            </w:r>
            <w:proofErr w:type="spellEnd"/>
            <w:proofErr w:type="gramEnd"/>
            <w:r>
              <w:rPr>
                <w:rStyle w:val="HTMLCode"/>
                <w:rFonts w:eastAsiaTheme="minorHAnsi"/>
              </w:rPr>
              <w:t>(</w:t>
            </w:r>
            <w:proofErr w:type="spellStart"/>
            <w:r>
              <w:rPr>
                <w:rStyle w:val="HTMLCode"/>
                <w:rFonts w:eastAsiaTheme="minorHAnsi"/>
              </w:rPr>
              <w:t>fileOutput</w:t>
            </w:r>
            <w:proofErr w:type="spellEnd"/>
            <w:r>
              <w:rPr>
                <w:rStyle w:val="HTMLCode"/>
                <w:rFonts w:eastAsiaTheme="minorHAnsi"/>
              </w:rPr>
              <w:t>);</w:t>
            </w:r>
          </w:p>
          <w:p w14:paraId="242BE65C" w14:textId="77777777" w:rsidR="00F479EC" w:rsidRDefault="00F479EC" w:rsidP="00F9566A">
            <w:pPr>
              <w:pStyle w:val="NoSpacing"/>
            </w:pPr>
            <w:r>
              <w:rPr>
                <w:rStyle w:val="HTMLCode"/>
                <w:rFonts w:eastAsiaTheme="minorHAnsi"/>
              </w:rPr>
              <w:t>        </w:t>
            </w:r>
            <w:r>
              <w:t> </w:t>
            </w:r>
          </w:p>
          <w:p w14:paraId="43310E58" w14:textId="77777777" w:rsidR="00F479EC" w:rsidRDefault="00F479EC" w:rsidP="00F9566A">
            <w:pPr>
              <w:pStyle w:val="NoSpacing"/>
            </w:pPr>
            <w:r>
              <w:rPr>
                <w:rStyle w:val="HTMLCode"/>
                <w:rFonts w:eastAsiaTheme="minorHAnsi"/>
              </w:rPr>
              <w:t>         // close the file</w:t>
            </w:r>
          </w:p>
          <w:p w14:paraId="4C002547" w14:textId="77777777" w:rsidR="00F479EC" w:rsidRDefault="00F479EC" w:rsidP="00F9566A">
            <w:pPr>
              <w:pStyle w:val="NoSpacing"/>
            </w:pPr>
            <w:r>
              <w:rPr>
                <w:rStyle w:val="HTMLCode"/>
                <w:rFonts w:eastAsiaTheme="minorHAnsi"/>
              </w:rPr>
              <w:t>        </w:t>
            </w:r>
            <w:proofErr w:type="spellStart"/>
            <w:r>
              <w:rPr>
                <w:rStyle w:val="HTMLCode"/>
                <w:rFonts w:eastAsiaTheme="minorHAnsi"/>
              </w:rPr>
              <w:t>fileOutput.close</w:t>
            </w:r>
            <w:proofErr w:type="spellEnd"/>
            <w:r>
              <w:rPr>
                <w:rStyle w:val="HTMLCode"/>
                <w:rFonts w:eastAsiaTheme="minorHAnsi"/>
              </w:rPr>
              <w:t>();</w:t>
            </w:r>
          </w:p>
          <w:p w14:paraId="3CA2F06E" w14:textId="77777777" w:rsidR="00F479EC" w:rsidRDefault="00F479EC" w:rsidP="00F9566A">
            <w:pPr>
              <w:pStyle w:val="NoSpacing"/>
            </w:pPr>
            <w:r>
              <w:rPr>
                <w:rStyle w:val="HTMLCode"/>
                <w:rFonts w:eastAsiaTheme="minorHAnsi"/>
              </w:rPr>
              <w:t>            </w:t>
            </w:r>
            <w:r>
              <w:t> </w:t>
            </w:r>
          </w:p>
          <w:p w14:paraId="51EE8B6B" w14:textId="77777777" w:rsidR="00F479EC" w:rsidRDefault="00F479EC" w:rsidP="00F9566A">
            <w:pPr>
              <w:pStyle w:val="NoSpacing"/>
            </w:pPr>
            <w:r>
              <w:rPr>
                <w:rStyle w:val="HTMLCode"/>
                <w:rFonts w:eastAsiaTheme="minorHAnsi"/>
              </w:rPr>
              <w:t>     }</w:t>
            </w:r>
          </w:p>
          <w:p w14:paraId="47677172" w14:textId="77777777" w:rsidR="00F479EC" w:rsidRDefault="00F479EC" w:rsidP="00F9566A">
            <w:pPr>
              <w:pStyle w:val="NoSpacing"/>
            </w:pPr>
            <w:r>
              <w:rPr>
                <w:rStyle w:val="HTMLCode"/>
                <w:rFonts w:eastAsiaTheme="minorHAnsi"/>
              </w:rPr>
              <w:t xml:space="preserve"> } </w:t>
            </w:r>
          </w:p>
          <w:p w14:paraId="6677F9A1" w14:textId="77777777" w:rsidR="00F479EC" w:rsidRDefault="00F479EC" w:rsidP="00F9566A">
            <w:pPr>
              <w:pStyle w:val="NoSpacing"/>
            </w:pPr>
            <w:r>
              <w:rPr>
                <w:rStyle w:val="HTMLCode"/>
                <w:rFonts w:eastAsiaTheme="minorHAnsi"/>
              </w:rPr>
              <w:t>}</w:t>
            </w:r>
          </w:p>
        </w:tc>
      </w:tr>
    </w:tbl>
    <w:p w14:paraId="45241EBC" w14:textId="77777777" w:rsidR="00F479EC" w:rsidRDefault="00F479EC" w:rsidP="003D597B">
      <w:pPr>
        <w:pStyle w:val="NoSpacing"/>
        <w:rPr>
          <w:rFonts w:ascii="Arial" w:hAnsi="Arial" w:cs="Arial"/>
          <w:color w:val="3A3A3A"/>
          <w:sz w:val="23"/>
          <w:szCs w:val="23"/>
        </w:rPr>
      </w:pPr>
      <w:r>
        <w:rPr>
          <w:rStyle w:val="Strong"/>
          <w:rFonts w:ascii="Arial" w:hAnsi="Arial" w:cs="Arial"/>
          <w:color w:val="3A3A3A"/>
          <w:sz w:val="23"/>
          <w:szCs w:val="23"/>
          <w:bdr w:val="none" w:sz="0" w:space="0" w:color="auto" w:frame="1"/>
        </w:rPr>
        <w:lastRenderedPageBreak/>
        <w:t>Note</w:t>
      </w:r>
      <w:r>
        <w:rPr>
          <w:rStyle w:val="Emphasis"/>
          <w:rFonts w:ascii="Arial" w:hAnsi="Arial" w:cs="Arial"/>
          <w:b/>
          <w:bCs/>
          <w:color w:val="3A3A3A"/>
          <w:sz w:val="23"/>
          <w:szCs w:val="23"/>
          <w:bdr w:val="none" w:sz="0" w:space="0" w:color="auto" w:frame="1"/>
        </w:rPr>
        <w:t>:</w:t>
      </w:r>
      <w:r>
        <w:rPr>
          <w:rStyle w:val="Emphasis"/>
          <w:rFonts w:ascii="Arial" w:hAnsi="Arial" w:cs="Arial"/>
          <w:color w:val="3A3A3A"/>
          <w:sz w:val="23"/>
          <w:szCs w:val="23"/>
          <w:bdr w:val="none" w:sz="0" w:space="0" w:color="auto" w:frame="1"/>
        </w:rPr>
        <w:t> If you encounter any problems during this process, please check the following points.</w:t>
      </w:r>
    </w:p>
    <w:p w14:paraId="15BBF9C7" w14:textId="77777777" w:rsidR="00F479EC" w:rsidRDefault="00F479EC" w:rsidP="00A54D43">
      <w:pPr>
        <w:numPr>
          <w:ilvl w:val="0"/>
          <w:numId w:val="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Make sure all the mentioned jars are added to the project and are properly configured.</w:t>
      </w:r>
    </w:p>
    <w:p w14:paraId="6769F4D9" w14:textId="77777777" w:rsidR="00F479EC" w:rsidRDefault="00F479EC" w:rsidP="00A54D43">
      <w:pPr>
        <w:numPr>
          <w:ilvl w:val="0"/>
          <w:numId w:val="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Required software is correctly installed.</w:t>
      </w:r>
    </w:p>
    <w:p w14:paraId="66E31374" w14:textId="77777777" w:rsidR="00F479EC" w:rsidRDefault="00F479EC" w:rsidP="00A54D43">
      <w:pPr>
        <w:numPr>
          <w:ilvl w:val="0"/>
          <w:numId w:val="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Proper use of an interface with respect to excel file, like HSSF for .</w:t>
      </w:r>
      <w:proofErr w:type="spellStart"/>
      <w:r>
        <w:rPr>
          <w:rFonts w:ascii="Arial" w:hAnsi="Arial" w:cs="Arial"/>
          <w:color w:val="3A3A3A"/>
          <w:sz w:val="23"/>
          <w:szCs w:val="23"/>
        </w:rPr>
        <w:t>xls</w:t>
      </w:r>
      <w:proofErr w:type="spellEnd"/>
      <w:r>
        <w:rPr>
          <w:rFonts w:ascii="Arial" w:hAnsi="Arial" w:cs="Arial"/>
          <w:color w:val="3A3A3A"/>
          <w:sz w:val="23"/>
          <w:szCs w:val="23"/>
        </w:rPr>
        <w:t xml:space="preserve"> and XSSF for .xlsx.</w:t>
      </w:r>
    </w:p>
    <w:p w14:paraId="306E3530" w14:textId="77777777" w:rsidR="00F479EC" w:rsidRDefault="00F479EC" w:rsidP="00A54D43">
      <w:pPr>
        <w:numPr>
          <w:ilvl w:val="0"/>
          <w:numId w:val="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 xml:space="preserve">Valid row and column index </w:t>
      </w:r>
      <w:proofErr w:type="gramStart"/>
      <w:r>
        <w:rPr>
          <w:rFonts w:ascii="Arial" w:hAnsi="Arial" w:cs="Arial"/>
          <w:color w:val="3A3A3A"/>
          <w:sz w:val="23"/>
          <w:szCs w:val="23"/>
        </w:rPr>
        <w:t>is</w:t>
      </w:r>
      <w:proofErr w:type="gramEnd"/>
      <w:r>
        <w:rPr>
          <w:rFonts w:ascii="Arial" w:hAnsi="Arial" w:cs="Arial"/>
          <w:color w:val="3A3A3A"/>
          <w:sz w:val="23"/>
          <w:szCs w:val="23"/>
        </w:rPr>
        <w:t xml:space="preserve"> used.</w:t>
      </w:r>
    </w:p>
    <w:p w14:paraId="0EFB496F" w14:textId="77777777" w:rsidR="00F479EC" w:rsidRDefault="00F479EC" w:rsidP="00A54D43">
      <w:pPr>
        <w:numPr>
          <w:ilvl w:val="0"/>
          <w:numId w:val="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Excel file must be closed before execution.</w:t>
      </w:r>
    </w:p>
    <w:p w14:paraId="593CD661" w14:textId="77777777" w:rsidR="00F479EC" w:rsidRDefault="00F479EC" w:rsidP="00A54D43">
      <w:pPr>
        <w:numPr>
          <w:ilvl w:val="0"/>
          <w:numId w:val="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Proper classes used for the excel file like XSSF used for .xlsx files and HSSF used for .</w:t>
      </w:r>
      <w:proofErr w:type="spellStart"/>
      <w:r>
        <w:rPr>
          <w:rFonts w:ascii="Arial" w:hAnsi="Arial" w:cs="Arial"/>
          <w:color w:val="3A3A3A"/>
          <w:sz w:val="23"/>
          <w:szCs w:val="23"/>
        </w:rPr>
        <w:t>xls</w:t>
      </w:r>
      <w:proofErr w:type="spellEnd"/>
      <w:r>
        <w:rPr>
          <w:rFonts w:ascii="Arial" w:hAnsi="Arial" w:cs="Arial"/>
          <w:color w:val="3A3A3A"/>
          <w:sz w:val="23"/>
          <w:szCs w:val="23"/>
        </w:rPr>
        <w:t xml:space="preserve"> files.</w:t>
      </w:r>
    </w:p>
    <w:p w14:paraId="0DF923C7" w14:textId="77777777" w:rsidR="00F479EC" w:rsidRDefault="00F479EC" w:rsidP="00F479EC">
      <w:pPr>
        <w:pStyle w:val="Heading3"/>
        <w:shd w:val="clear" w:color="auto" w:fill="FFFFFF"/>
        <w:spacing w:before="0" w:line="288" w:lineRule="atLeast"/>
        <w:rPr>
          <w:rFonts w:ascii="Arial" w:hAnsi="Arial" w:cs="Arial"/>
          <w:color w:val="3A3A3A"/>
          <w:sz w:val="33"/>
          <w:szCs w:val="33"/>
        </w:rPr>
      </w:pPr>
      <w:r>
        <w:rPr>
          <w:rFonts w:ascii="Arial" w:hAnsi="Arial" w:cs="Arial"/>
          <w:b/>
          <w:bCs/>
          <w:color w:val="3A3A3A"/>
          <w:sz w:val="33"/>
          <w:szCs w:val="33"/>
          <w:bdr w:val="none" w:sz="0" w:space="0" w:color="auto" w:frame="1"/>
        </w:rPr>
        <w:lastRenderedPageBreak/>
        <w:t>Advantages of using Data Driven Framework</w:t>
      </w:r>
    </w:p>
    <w:p w14:paraId="29DE4949" w14:textId="77777777" w:rsidR="00F479EC" w:rsidRDefault="00F479EC" w:rsidP="00A54D43">
      <w:pPr>
        <w:numPr>
          <w:ilvl w:val="0"/>
          <w:numId w:val="1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Improves test coverage.</w:t>
      </w:r>
    </w:p>
    <w:p w14:paraId="4FAE2DA4" w14:textId="77777777" w:rsidR="00F479EC" w:rsidRDefault="00F479EC" w:rsidP="00A54D43">
      <w:pPr>
        <w:numPr>
          <w:ilvl w:val="0"/>
          <w:numId w:val="1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Re-usability of code.</w:t>
      </w:r>
    </w:p>
    <w:p w14:paraId="6819C84A" w14:textId="77777777" w:rsidR="00F479EC" w:rsidRDefault="00F479EC" w:rsidP="00A54D43">
      <w:pPr>
        <w:numPr>
          <w:ilvl w:val="0"/>
          <w:numId w:val="1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Less maintenance.</w:t>
      </w:r>
    </w:p>
    <w:p w14:paraId="4025A54F" w14:textId="77777777" w:rsidR="00F479EC" w:rsidRDefault="00F479EC" w:rsidP="00A54D43">
      <w:pPr>
        <w:numPr>
          <w:ilvl w:val="0"/>
          <w:numId w:val="1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Faster Execution.</w:t>
      </w:r>
    </w:p>
    <w:p w14:paraId="3752F628" w14:textId="14F42E06" w:rsidR="003D597B" w:rsidRDefault="00F479EC" w:rsidP="00A54D43">
      <w:pPr>
        <w:numPr>
          <w:ilvl w:val="0"/>
          <w:numId w:val="1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Permits better error handling.</w:t>
      </w:r>
    </w:p>
    <w:p w14:paraId="76966A54" w14:textId="037A03AB" w:rsidR="003D597B" w:rsidRDefault="003D597B" w:rsidP="003D597B">
      <w:pPr>
        <w:shd w:val="clear" w:color="auto" w:fill="FFFFFF"/>
        <w:spacing w:after="0" w:line="240" w:lineRule="auto"/>
        <w:rPr>
          <w:rFonts w:ascii="Arial" w:hAnsi="Arial" w:cs="Arial"/>
          <w:color w:val="3A3A3A"/>
          <w:sz w:val="23"/>
          <w:szCs w:val="23"/>
        </w:rPr>
      </w:pPr>
    </w:p>
    <w:p w14:paraId="3BF180D6" w14:textId="376FB039" w:rsidR="003D597B" w:rsidRDefault="003D597B" w:rsidP="00A54D43">
      <w:pPr>
        <w:pStyle w:val="Heading3"/>
        <w:numPr>
          <w:ilvl w:val="0"/>
          <w:numId w:val="1"/>
        </w:numPr>
        <w:shd w:val="clear" w:color="auto" w:fill="FFFFFF"/>
        <w:spacing w:before="0" w:line="288" w:lineRule="atLeast"/>
        <w:rPr>
          <w:rFonts w:ascii="Arial" w:hAnsi="Arial" w:cs="Arial"/>
          <w:color w:val="3A3A3A"/>
          <w:sz w:val="33"/>
          <w:szCs w:val="33"/>
        </w:rPr>
      </w:pPr>
      <w:r>
        <w:rPr>
          <w:rFonts w:ascii="Arial" w:hAnsi="Arial" w:cs="Arial"/>
          <w:b/>
          <w:bCs/>
          <w:color w:val="3A3A3A"/>
          <w:sz w:val="33"/>
          <w:szCs w:val="33"/>
          <w:bdr w:val="none" w:sz="0" w:space="0" w:color="auto" w:frame="1"/>
        </w:rPr>
        <w:t xml:space="preserve">What Is Defect Severity </w:t>
      </w:r>
      <w:proofErr w:type="gramStart"/>
      <w:r>
        <w:rPr>
          <w:rFonts w:ascii="Arial" w:hAnsi="Arial" w:cs="Arial"/>
          <w:b/>
          <w:bCs/>
          <w:color w:val="3A3A3A"/>
          <w:sz w:val="33"/>
          <w:szCs w:val="33"/>
          <w:bdr w:val="none" w:sz="0" w:space="0" w:color="auto" w:frame="1"/>
        </w:rPr>
        <w:t>And</w:t>
      </w:r>
      <w:proofErr w:type="gramEnd"/>
      <w:r>
        <w:rPr>
          <w:rFonts w:ascii="Arial" w:hAnsi="Arial" w:cs="Arial"/>
          <w:b/>
          <w:bCs/>
          <w:color w:val="3A3A3A"/>
          <w:sz w:val="33"/>
          <w:szCs w:val="33"/>
          <w:bdr w:val="none" w:sz="0" w:space="0" w:color="auto" w:frame="1"/>
        </w:rPr>
        <w:t xml:space="preserve"> Priority?</w:t>
      </w:r>
    </w:p>
    <w:p w14:paraId="3AE85674" w14:textId="77777777" w:rsidR="003D597B" w:rsidRDefault="003D597B" w:rsidP="003D597B">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 xml:space="preserve">Priority by the English definition is used in the comparison of two things or conditions, where one </w:t>
      </w:r>
      <w:proofErr w:type="gramStart"/>
      <w:r>
        <w:rPr>
          <w:rFonts w:ascii="Arial" w:hAnsi="Arial" w:cs="Arial"/>
          <w:color w:val="3A3A3A"/>
          <w:sz w:val="23"/>
          <w:szCs w:val="23"/>
        </w:rPr>
        <w:t>has to</w:t>
      </w:r>
      <w:proofErr w:type="gramEnd"/>
      <w:r>
        <w:rPr>
          <w:rFonts w:ascii="Arial" w:hAnsi="Arial" w:cs="Arial"/>
          <w:color w:val="3A3A3A"/>
          <w:sz w:val="23"/>
          <w:szCs w:val="23"/>
        </w:rPr>
        <w:t xml:space="preserve"> be given more importance than the other(s) and has to be tackled with/resolved first before proceeding to the next one(s). </w:t>
      </w:r>
      <w:proofErr w:type="gramStart"/>
      <w:r>
        <w:rPr>
          <w:rFonts w:ascii="Arial" w:hAnsi="Arial" w:cs="Arial"/>
          <w:color w:val="3A3A3A"/>
          <w:sz w:val="23"/>
          <w:szCs w:val="23"/>
        </w:rPr>
        <w:t>Therefore</w:t>
      </w:r>
      <w:proofErr w:type="gramEnd"/>
      <w:r>
        <w:rPr>
          <w:rFonts w:ascii="Arial" w:hAnsi="Arial" w:cs="Arial"/>
          <w:color w:val="3A3A3A"/>
          <w:sz w:val="23"/>
          <w:szCs w:val="23"/>
        </w:rPr>
        <w:t xml:space="preserve"> in the context of defects, the priority of a defect would indicate the urgency with which it would need to be fixed.</w:t>
      </w:r>
    </w:p>
    <w:p w14:paraId="7E496944" w14:textId="77777777" w:rsidR="003D597B" w:rsidRDefault="003D597B" w:rsidP="003D597B">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Severity by the English definition is used to describe the gravity of an undesirable occurrence. Hence when it comes to bugs, the severity of a bug would indicate the effect it has on the system in terms of its impact.</w:t>
      </w:r>
    </w:p>
    <w:p w14:paraId="7AEB6101" w14:textId="77777777" w:rsidR="003D597B" w:rsidRPr="003D597B" w:rsidRDefault="003D597B" w:rsidP="003D597B">
      <w:pPr>
        <w:shd w:val="clear" w:color="auto" w:fill="FFFFFF"/>
        <w:spacing w:after="0" w:line="240" w:lineRule="auto"/>
        <w:rPr>
          <w:rFonts w:ascii="Arial" w:hAnsi="Arial" w:cs="Arial"/>
          <w:color w:val="3A3A3A"/>
          <w:sz w:val="23"/>
          <w:szCs w:val="23"/>
        </w:rPr>
      </w:pPr>
    </w:p>
    <w:p w14:paraId="2CB25CC7" w14:textId="00D4EDFB" w:rsidR="003D597B" w:rsidRDefault="003D597B" w:rsidP="00A54D43">
      <w:pPr>
        <w:pStyle w:val="Heading4"/>
        <w:numPr>
          <w:ilvl w:val="0"/>
          <w:numId w:val="1"/>
        </w:numPr>
        <w:shd w:val="clear" w:color="auto" w:fill="FFFFFF"/>
        <w:spacing w:before="0" w:line="288" w:lineRule="atLeast"/>
        <w:rPr>
          <w:rFonts w:ascii="Arial" w:hAnsi="Arial" w:cs="Arial"/>
          <w:color w:val="3A3A3A"/>
          <w:sz w:val="30"/>
          <w:szCs w:val="30"/>
        </w:rPr>
      </w:pPr>
      <w:r>
        <w:rPr>
          <w:rFonts w:ascii="Arial" w:hAnsi="Arial" w:cs="Arial"/>
          <w:b/>
          <w:bCs/>
          <w:color w:val="3A3A3A"/>
          <w:sz w:val="30"/>
          <w:szCs w:val="30"/>
          <w:bdr w:val="none" w:sz="0" w:space="0" w:color="auto" w:frame="1"/>
        </w:rPr>
        <w:t>Who Defines These?</w:t>
      </w:r>
    </w:p>
    <w:p w14:paraId="519E197B" w14:textId="77777777" w:rsidR="003D597B" w:rsidRDefault="003D597B" w:rsidP="003D597B">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QA classifies the defect under appropriate severity based on the complexity and criticality of the defects.</w:t>
      </w:r>
    </w:p>
    <w:p w14:paraId="39445FB2" w14:textId="77777777" w:rsidR="003D597B" w:rsidRDefault="003D597B" w:rsidP="003D597B">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Any business stakeholders including the project managers, business analysts, product owner define the priority of the defects.</w:t>
      </w:r>
    </w:p>
    <w:p w14:paraId="037A07C2" w14:textId="0047F5AC" w:rsidR="003D597B" w:rsidRDefault="003D597B" w:rsidP="00A54D43">
      <w:pPr>
        <w:pStyle w:val="Heading4"/>
        <w:numPr>
          <w:ilvl w:val="0"/>
          <w:numId w:val="1"/>
        </w:numPr>
        <w:shd w:val="clear" w:color="auto" w:fill="FFFFFF"/>
        <w:spacing w:before="0" w:line="288" w:lineRule="atLeast"/>
        <w:rPr>
          <w:rFonts w:ascii="Arial" w:hAnsi="Arial" w:cs="Arial"/>
          <w:b/>
          <w:bCs/>
          <w:color w:val="FF6600"/>
          <w:sz w:val="30"/>
          <w:szCs w:val="30"/>
          <w:bdr w:val="none" w:sz="0" w:space="0" w:color="auto" w:frame="1"/>
        </w:rPr>
      </w:pPr>
      <w:r>
        <w:rPr>
          <w:rFonts w:ascii="Arial" w:hAnsi="Arial" w:cs="Arial"/>
          <w:b/>
          <w:bCs/>
          <w:color w:val="FF6600"/>
          <w:sz w:val="30"/>
          <w:szCs w:val="30"/>
          <w:bdr w:val="none" w:sz="0" w:space="0" w:color="auto" w:frame="1"/>
        </w:rPr>
        <w:t>Priority &amp; Severity Scenarios</w:t>
      </w:r>
    </w:p>
    <w:p w14:paraId="25454C62" w14:textId="0F92880D" w:rsidR="003D597B" w:rsidRDefault="003D597B" w:rsidP="003D597B">
      <w:pPr>
        <w:pStyle w:val="Heading4"/>
        <w:shd w:val="clear" w:color="auto" w:fill="FFFFFF"/>
        <w:spacing w:before="0" w:line="288" w:lineRule="atLeast"/>
        <w:rPr>
          <w:rFonts w:ascii="Arial" w:hAnsi="Arial" w:cs="Arial"/>
          <w:color w:val="3A3A3A"/>
          <w:sz w:val="30"/>
          <w:szCs w:val="30"/>
        </w:rPr>
      </w:pPr>
      <w:r>
        <w:rPr>
          <w:rFonts w:ascii="Arial" w:hAnsi="Arial" w:cs="Arial"/>
          <w:b/>
          <w:bCs/>
          <w:color w:val="FF6600"/>
          <w:sz w:val="30"/>
          <w:szCs w:val="30"/>
          <w:bdr w:val="none" w:sz="0" w:space="0" w:color="auto" w:frame="1"/>
        </w:rPr>
        <w:t>#1) High Severity and High Priority</w:t>
      </w:r>
    </w:p>
    <w:p w14:paraId="6E8FFF00" w14:textId="77777777" w:rsidR="003D597B" w:rsidRDefault="003D597B" w:rsidP="003D597B">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Any Critical/major business case failure automatically gets promoted to this category.</w:t>
      </w:r>
    </w:p>
    <w:p w14:paraId="25369412" w14:textId="77777777" w:rsidR="003D597B" w:rsidRDefault="003D597B" w:rsidP="003D597B">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Any defects due to which the testing cannot continue at any cost or causes a severe system failure to fall into this category. </w:t>
      </w:r>
      <w:r>
        <w:rPr>
          <w:rStyle w:val="Strong"/>
          <w:rFonts w:ascii="Arial" w:hAnsi="Arial" w:cs="Arial"/>
          <w:color w:val="3A3A3A"/>
          <w:sz w:val="23"/>
          <w:szCs w:val="23"/>
          <w:u w:val="single"/>
          <w:bdr w:val="none" w:sz="0" w:space="0" w:color="auto" w:frame="1"/>
        </w:rPr>
        <w:t>For Example,</w:t>
      </w:r>
      <w:r>
        <w:rPr>
          <w:rStyle w:val="Strong"/>
          <w:rFonts w:ascii="Arial" w:hAnsi="Arial" w:cs="Arial"/>
          <w:color w:val="3A3A3A"/>
          <w:sz w:val="23"/>
          <w:szCs w:val="23"/>
          <w:bdr w:val="none" w:sz="0" w:space="0" w:color="auto" w:frame="1"/>
        </w:rPr>
        <w:t> </w:t>
      </w:r>
      <w:r>
        <w:rPr>
          <w:rFonts w:ascii="Arial" w:hAnsi="Arial" w:cs="Arial"/>
          <w:color w:val="3A3A3A"/>
          <w:sz w:val="23"/>
          <w:szCs w:val="23"/>
        </w:rPr>
        <w:t xml:space="preserve">clicking on a </w:t>
      </w:r>
      <w:proofErr w:type="gramStart"/>
      <w:r>
        <w:rPr>
          <w:rFonts w:ascii="Arial" w:hAnsi="Arial" w:cs="Arial"/>
          <w:color w:val="3A3A3A"/>
          <w:sz w:val="23"/>
          <w:szCs w:val="23"/>
        </w:rPr>
        <w:t>particular button</w:t>
      </w:r>
      <w:proofErr w:type="gramEnd"/>
      <w:r>
        <w:rPr>
          <w:rFonts w:ascii="Arial" w:hAnsi="Arial" w:cs="Arial"/>
          <w:color w:val="3A3A3A"/>
          <w:sz w:val="23"/>
          <w:szCs w:val="23"/>
        </w:rPr>
        <w:t xml:space="preserve"> doesn't load the feature itself. Or performing a </w:t>
      </w:r>
      <w:proofErr w:type="gramStart"/>
      <w:r>
        <w:rPr>
          <w:rFonts w:ascii="Arial" w:hAnsi="Arial" w:cs="Arial"/>
          <w:color w:val="3A3A3A"/>
          <w:sz w:val="23"/>
          <w:szCs w:val="23"/>
        </w:rPr>
        <w:t>particular function</w:t>
      </w:r>
      <w:proofErr w:type="gramEnd"/>
      <w:r>
        <w:rPr>
          <w:rFonts w:ascii="Arial" w:hAnsi="Arial" w:cs="Arial"/>
          <w:color w:val="3A3A3A"/>
          <w:sz w:val="23"/>
          <w:szCs w:val="23"/>
        </w:rPr>
        <w:t xml:space="preserve"> brings down the server consistently and causes data loss. The red lines in the above figure indicate these kinds of defects.</w:t>
      </w:r>
    </w:p>
    <w:p w14:paraId="39DB2DC3" w14:textId="77777777" w:rsidR="003D597B" w:rsidRDefault="003D597B" w:rsidP="003D597B">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u w:val="single"/>
          <w:bdr w:val="none" w:sz="0" w:space="0" w:color="auto" w:frame="1"/>
        </w:rPr>
        <w:t>For Example,</w:t>
      </w:r>
    </w:p>
    <w:p w14:paraId="287766A9" w14:textId="77777777" w:rsidR="003D597B" w:rsidRDefault="003D597B" w:rsidP="003D597B">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system crashes after you made the payment or when you are not able to add the items to the Cart, this defect is marked as High Severity and High Priority defect.</w:t>
      </w:r>
    </w:p>
    <w:p w14:paraId="07AA2C8D" w14:textId="77777777" w:rsidR="003D597B" w:rsidRDefault="003D597B" w:rsidP="003D597B">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u w:val="single"/>
          <w:bdr w:val="none" w:sz="0" w:space="0" w:color="auto" w:frame="1"/>
        </w:rPr>
        <w:t>Another example</w:t>
      </w:r>
      <w:r>
        <w:rPr>
          <w:rFonts w:ascii="Arial" w:hAnsi="Arial" w:cs="Arial"/>
          <w:color w:val="3A3A3A"/>
          <w:sz w:val="23"/>
          <w:szCs w:val="23"/>
          <w:u w:val="single"/>
          <w:bdr w:val="none" w:sz="0" w:space="0" w:color="auto" w:frame="1"/>
        </w:rPr>
        <w:t> </w:t>
      </w:r>
      <w:r>
        <w:rPr>
          <w:rFonts w:ascii="Arial" w:hAnsi="Arial" w:cs="Arial"/>
          <w:color w:val="3A3A3A"/>
          <w:sz w:val="23"/>
          <w:szCs w:val="23"/>
        </w:rPr>
        <w:t>would be ATM vending currency feature wherein after entering the correct username and the password, the machine does not dispense money but deducts the transferred from your account.</w:t>
      </w:r>
    </w:p>
    <w:p w14:paraId="267BD7D2" w14:textId="77777777" w:rsidR="003D597B" w:rsidRDefault="003D597B" w:rsidP="003D597B">
      <w:pPr>
        <w:pStyle w:val="Heading4"/>
        <w:shd w:val="clear" w:color="auto" w:fill="FFFFFF"/>
        <w:spacing w:before="0" w:line="288" w:lineRule="atLeast"/>
        <w:rPr>
          <w:rFonts w:ascii="Arial" w:hAnsi="Arial" w:cs="Arial"/>
          <w:color w:val="3A3A3A"/>
          <w:sz w:val="30"/>
          <w:szCs w:val="30"/>
        </w:rPr>
      </w:pPr>
      <w:r>
        <w:rPr>
          <w:rFonts w:ascii="Arial" w:hAnsi="Arial" w:cs="Arial"/>
          <w:b/>
          <w:bCs/>
          <w:color w:val="FF6600"/>
          <w:sz w:val="30"/>
          <w:szCs w:val="30"/>
          <w:bdr w:val="none" w:sz="0" w:space="0" w:color="auto" w:frame="1"/>
        </w:rPr>
        <w:t>#2) High Priority and Low Severity</w:t>
      </w:r>
    </w:p>
    <w:p w14:paraId="78134869" w14:textId="77777777" w:rsidR="003D597B" w:rsidRDefault="003D597B" w:rsidP="003D597B">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Any minor severity defects that could directly impact the user experience automatically gets promoted to this category.</w:t>
      </w:r>
    </w:p>
    <w:p w14:paraId="16CDDC08" w14:textId="77777777" w:rsidR="003D597B" w:rsidRDefault="003D597B" w:rsidP="003D597B">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 xml:space="preserve">Defects that </w:t>
      </w:r>
      <w:proofErr w:type="gramStart"/>
      <w:r>
        <w:rPr>
          <w:rFonts w:ascii="Arial" w:hAnsi="Arial" w:cs="Arial"/>
          <w:color w:val="3A3A3A"/>
          <w:sz w:val="23"/>
          <w:szCs w:val="23"/>
        </w:rPr>
        <w:t>have to</w:t>
      </w:r>
      <w:proofErr w:type="gramEnd"/>
      <w:r>
        <w:rPr>
          <w:rFonts w:ascii="Arial" w:hAnsi="Arial" w:cs="Arial"/>
          <w:color w:val="3A3A3A"/>
          <w:sz w:val="23"/>
          <w:szCs w:val="23"/>
        </w:rPr>
        <w:t xml:space="preserve"> be fixed but do not affect the application come under this category.</w:t>
      </w:r>
    </w:p>
    <w:p w14:paraId="727EEA5B" w14:textId="77777777" w:rsidR="003D597B" w:rsidRDefault="003D597B" w:rsidP="003D597B">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u w:val="single"/>
          <w:bdr w:val="none" w:sz="0" w:space="0" w:color="auto" w:frame="1"/>
        </w:rPr>
        <w:lastRenderedPageBreak/>
        <w:t>For Example,</w:t>
      </w:r>
      <w:r>
        <w:rPr>
          <w:rFonts w:ascii="Arial" w:hAnsi="Arial" w:cs="Arial"/>
          <w:color w:val="3A3A3A"/>
          <w:sz w:val="23"/>
          <w:szCs w:val="23"/>
        </w:rPr>
        <w:t xml:space="preserve"> the feature is expected to display a </w:t>
      </w:r>
      <w:proofErr w:type="gramStart"/>
      <w:r>
        <w:rPr>
          <w:rFonts w:ascii="Arial" w:hAnsi="Arial" w:cs="Arial"/>
          <w:color w:val="3A3A3A"/>
          <w:sz w:val="23"/>
          <w:szCs w:val="23"/>
        </w:rPr>
        <w:t>particular error</w:t>
      </w:r>
      <w:proofErr w:type="gramEnd"/>
      <w:r>
        <w:rPr>
          <w:rFonts w:ascii="Arial" w:hAnsi="Arial" w:cs="Arial"/>
          <w:color w:val="3A3A3A"/>
          <w:sz w:val="23"/>
          <w:szCs w:val="23"/>
        </w:rPr>
        <w:t xml:space="preserve"> to the user with respect to its return code. In this case, functionally the code will throw an error, but the message will need to be more relevant to the return code generated. The blue lines in the figure indicate these kinds of defects.</w:t>
      </w:r>
    </w:p>
    <w:p w14:paraId="09F1A1E5" w14:textId="77777777" w:rsidR="003D597B" w:rsidRDefault="003D597B" w:rsidP="003D597B">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u w:val="single"/>
          <w:bdr w:val="none" w:sz="0" w:space="0" w:color="auto" w:frame="1"/>
        </w:rPr>
        <w:t>For Example,</w:t>
      </w:r>
    </w:p>
    <w:p w14:paraId="15DC72FC" w14:textId="77777777" w:rsidR="003D597B" w:rsidRDefault="003D597B" w:rsidP="003D597B">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 xml:space="preserve">The logo of the company in the front-page is wrong, it </w:t>
      </w:r>
      <w:proofErr w:type="gramStart"/>
      <w:r>
        <w:rPr>
          <w:rFonts w:ascii="Arial" w:hAnsi="Arial" w:cs="Arial"/>
          <w:color w:val="3A3A3A"/>
          <w:sz w:val="23"/>
          <w:szCs w:val="23"/>
        </w:rPr>
        <w:t>is considered to be</w:t>
      </w:r>
      <w:proofErr w:type="gramEnd"/>
      <w:r>
        <w:rPr>
          <w:rFonts w:ascii="Arial" w:hAnsi="Arial" w:cs="Arial"/>
          <w:color w:val="3A3A3A"/>
          <w:sz w:val="23"/>
          <w:szCs w:val="23"/>
        </w:rPr>
        <w:t> </w:t>
      </w:r>
      <w:r>
        <w:rPr>
          <w:rStyle w:val="Strong"/>
          <w:rFonts w:ascii="Arial" w:hAnsi="Arial" w:cs="Arial"/>
          <w:color w:val="3A3A3A"/>
          <w:sz w:val="23"/>
          <w:szCs w:val="23"/>
          <w:bdr w:val="none" w:sz="0" w:space="0" w:color="auto" w:frame="1"/>
        </w:rPr>
        <w:t>High Priority and Low Severity </w:t>
      </w:r>
      <w:r>
        <w:rPr>
          <w:rFonts w:ascii="Arial" w:hAnsi="Arial" w:cs="Arial"/>
          <w:color w:val="3A3A3A"/>
          <w:sz w:val="23"/>
          <w:szCs w:val="23"/>
        </w:rPr>
        <w:t>defect</w:t>
      </w:r>
      <w:r>
        <w:rPr>
          <w:rStyle w:val="Strong"/>
          <w:rFonts w:ascii="Arial" w:hAnsi="Arial" w:cs="Arial"/>
          <w:color w:val="3A3A3A"/>
          <w:sz w:val="23"/>
          <w:szCs w:val="23"/>
          <w:bdr w:val="none" w:sz="0" w:space="0" w:color="auto" w:frame="1"/>
        </w:rPr>
        <w:t>.</w:t>
      </w:r>
    </w:p>
    <w:p w14:paraId="4533E824" w14:textId="77777777" w:rsidR="003D597B" w:rsidRDefault="003D597B" w:rsidP="003D597B">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u w:val="single"/>
          <w:bdr w:val="none" w:sz="0" w:space="0" w:color="auto" w:frame="1"/>
        </w:rPr>
        <w:t>Example 1)</w:t>
      </w:r>
      <w:r>
        <w:rPr>
          <w:rFonts w:ascii="Arial" w:hAnsi="Arial" w:cs="Arial"/>
          <w:color w:val="3A3A3A"/>
          <w:sz w:val="23"/>
          <w:szCs w:val="23"/>
        </w:rPr>
        <w:t> In the Online shopping website when the FrontPage logo is spelled wrong, for example instead of Flipkart it is spelled as Flipkart.</w:t>
      </w:r>
    </w:p>
    <w:p w14:paraId="735D8890" w14:textId="77777777" w:rsidR="003D597B" w:rsidRDefault="003D597B" w:rsidP="003D597B">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u w:val="single"/>
          <w:bdr w:val="none" w:sz="0" w:space="0" w:color="auto" w:frame="1"/>
        </w:rPr>
        <w:t>Example 2)</w:t>
      </w:r>
      <w:r>
        <w:rPr>
          <w:rFonts w:ascii="Arial" w:hAnsi="Arial" w:cs="Arial"/>
          <w:color w:val="3A3A3A"/>
          <w:sz w:val="23"/>
          <w:szCs w:val="23"/>
        </w:rPr>
        <w:t> In the bank logo, instead of ICICI, it is written as ICCCI.</w:t>
      </w:r>
    </w:p>
    <w:p w14:paraId="664CF432" w14:textId="77777777" w:rsidR="003D597B" w:rsidRDefault="003D597B" w:rsidP="003D597B">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In terms of functionality, it is not affecting anything so we can mark as Low Severity, but it has an impact on user experience. This kind of defect needs to be fixed on high priority even though they have very less impact on the application side.</w:t>
      </w:r>
    </w:p>
    <w:p w14:paraId="314113FB" w14:textId="77777777" w:rsidR="003D597B" w:rsidRDefault="003D597B" w:rsidP="003D597B">
      <w:pPr>
        <w:pStyle w:val="Heading4"/>
        <w:shd w:val="clear" w:color="auto" w:fill="FFFFFF"/>
        <w:spacing w:before="0" w:line="288" w:lineRule="atLeast"/>
        <w:rPr>
          <w:rFonts w:ascii="Arial" w:hAnsi="Arial" w:cs="Arial"/>
          <w:color w:val="3A3A3A"/>
          <w:sz w:val="30"/>
          <w:szCs w:val="30"/>
        </w:rPr>
      </w:pPr>
      <w:r>
        <w:rPr>
          <w:rFonts w:ascii="Arial" w:hAnsi="Arial" w:cs="Arial"/>
          <w:b/>
          <w:bCs/>
          <w:color w:val="FF6600"/>
          <w:sz w:val="30"/>
          <w:szCs w:val="30"/>
          <w:bdr w:val="none" w:sz="0" w:space="0" w:color="auto" w:frame="1"/>
        </w:rPr>
        <w:t>#3) High Severity and Low Priority</w:t>
      </w:r>
    </w:p>
    <w:p w14:paraId="28A85AA7" w14:textId="77777777" w:rsidR="003D597B" w:rsidRDefault="003D597B" w:rsidP="003D597B">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Any defect that is functionally not meeting the requirements or have any functional implications on the system but sidelined to back seat by the stakeholders when it comes to business criticality automatically gets promoted to this category.</w:t>
      </w:r>
    </w:p>
    <w:p w14:paraId="5DAA83AB" w14:textId="77777777" w:rsidR="003D597B" w:rsidRDefault="003D597B" w:rsidP="003D597B">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 xml:space="preserve">Defects that </w:t>
      </w:r>
      <w:proofErr w:type="gramStart"/>
      <w:r>
        <w:rPr>
          <w:rFonts w:ascii="Arial" w:hAnsi="Arial" w:cs="Arial"/>
          <w:color w:val="3A3A3A"/>
          <w:sz w:val="23"/>
          <w:szCs w:val="23"/>
        </w:rPr>
        <w:t>have to</w:t>
      </w:r>
      <w:proofErr w:type="gramEnd"/>
      <w:r>
        <w:rPr>
          <w:rFonts w:ascii="Arial" w:hAnsi="Arial" w:cs="Arial"/>
          <w:color w:val="3A3A3A"/>
          <w:sz w:val="23"/>
          <w:szCs w:val="23"/>
        </w:rPr>
        <w:t xml:space="preserve"> be fixed but not immediately. This can specifically occur during ad-hoc testing. It means that the functionality is affected to a large </w:t>
      </w:r>
      <w:proofErr w:type="gramStart"/>
      <w:r>
        <w:rPr>
          <w:rFonts w:ascii="Arial" w:hAnsi="Arial" w:cs="Arial"/>
          <w:color w:val="3A3A3A"/>
          <w:sz w:val="23"/>
          <w:szCs w:val="23"/>
        </w:rPr>
        <w:t>extent, but</w:t>
      </w:r>
      <w:proofErr w:type="gramEnd"/>
      <w:r>
        <w:rPr>
          <w:rFonts w:ascii="Arial" w:hAnsi="Arial" w:cs="Arial"/>
          <w:color w:val="3A3A3A"/>
          <w:sz w:val="23"/>
          <w:szCs w:val="23"/>
        </w:rPr>
        <w:t xml:space="preserve"> is observed only when certain uncommon input parameters are used.</w:t>
      </w:r>
    </w:p>
    <w:p w14:paraId="718A3081" w14:textId="77777777" w:rsidR="003D597B" w:rsidRDefault="003D597B" w:rsidP="003D597B">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u w:val="single"/>
          <w:bdr w:val="none" w:sz="0" w:space="0" w:color="auto" w:frame="1"/>
        </w:rPr>
        <w:t>For Example,</w:t>
      </w:r>
      <w:r>
        <w:rPr>
          <w:rFonts w:ascii="Arial" w:hAnsi="Arial" w:cs="Arial"/>
          <w:color w:val="3A3A3A"/>
          <w:sz w:val="23"/>
          <w:szCs w:val="23"/>
        </w:rPr>
        <w:t xml:space="preserve"> a </w:t>
      </w:r>
      <w:proofErr w:type="gramStart"/>
      <w:r>
        <w:rPr>
          <w:rFonts w:ascii="Arial" w:hAnsi="Arial" w:cs="Arial"/>
          <w:color w:val="3A3A3A"/>
          <w:sz w:val="23"/>
          <w:szCs w:val="23"/>
        </w:rPr>
        <w:t>particular functionality</w:t>
      </w:r>
      <w:proofErr w:type="gramEnd"/>
      <w:r>
        <w:rPr>
          <w:rFonts w:ascii="Arial" w:hAnsi="Arial" w:cs="Arial"/>
          <w:color w:val="3A3A3A"/>
          <w:sz w:val="23"/>
          <w:szCs w:val="23"/>
        </w:rPr>
        <w:t xml:space="preserve"> can be used only on a later version of the firmware, so in order to verify this – the tester actually downgrades his system and performs the test and observes a serious functionality issue that is valid. In such a case the defects will be classified in this category denoted by pink lines, as normally end users will be expected to have a higher version of the firmware.</w:t>
      </w:r>
    </w:p>
    <w:p w14:paraId="5D73A897" w14:textId="77777777" w:rsidR="003D597B" w:rsidRDefault="003D597B" w:rsidP="003D597B">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u w:val="single"/>
          <w:bdr w:val="none" w:sz="0" w:space="0" w:color="auto" w:frame="1"/>
        </w:rPr>
        <w:t>For Example,</w:t>
      </w:r>
    </w:p>
    <w:p w14:paraId="3917A011" w14:textId="77777777" w:rsidR="003D597B" w:rsidRDefault="003D597B" w:rsidP="003D597B">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In a social networking site, if a beta version of a new feature is released with not many active users using that facility as of today. Any defect found on this feature can be classified as a low priority as the feature takes back seat due to business classification as not important.</w:t>
      </w:r>
    </w:p>
    <w:p w14:paraId="5A6485A4" w14:textId="77777777" w:rsidR="003D597B" w:rsidRDefault="003D597B" w:rsidP="003D597B">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Though this feature is having a functional defect, as it is not impacting the end customers directly, a business stakeholder can classify the defect under low priority though it has a severe functional impact on the application.</w:t>
      </w:r>
    </w:p>
    <w:p w14:paraId="5D67B9C5" w14:textId="77777777" w:rsidR="003D597B" w:rsidRDefault="003D597B" w:rsidP="003D597B">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This is a high severity fault but can be prioritized to low priority as it can be fixed with the next release as a change request. Business stakeholders also prioritize this feature as a rarely used feature and do not impact any other features that have a direct impact on user experience. This kind of defect can be classified under the </w:t>
      </w:r>
      <w:r>
        <w:rPr>
          <w:rStyle w:val="Strong"/>
          <w:rFonts w:ascii="Arial" w:hAnsi="Arial" w:cs="Arial"/>
          <w:color w:val="3A3A3A"/>
          <w:sz w:val="23"/>
          <w:szCs w:val="23"/>
          <w:bdr w:val="none" w:sz="0" w:space="0" w:color="auto" w:frame="1"/>
        </w:rPr>
        <w:t>High Severity but Low Priority</w:t>
      </w:r>
      <w:r>
        <w:rPr>
          <w:rFonts w:ascii="Arial" w:hAnsi="Arial" w:cs="Arial"/>
          <w:color w:val="3A3A3A"/>
          <w:sz w:val="23"/>
          <w:szCs w:val="23"/>
        </w:rPr>
        <w:t> category.</w:t>
      </w:r>
    </w:p>
    <w:p w14:paraId="6F4EA88F" w14:textId="77777777" w:rsidR="003D597B" w:rsidRDefault="003D597B" w:rsidP="003D597B">
      <w:pPr>
        <w:pStyle w:val="Heading4"/>
        <w:shd w:val="clear" w:color="auto" w:fill="FFFFFF"/>
        <w:spacing w:before="0" w:line="288" w:lineRule="atLeast"/>
        <w:rPr>
          <w:rFonts w:ascii="Arial" w:hAnsi="Arial" w:cs="Arial"/>
          <w:color w:val="3A3A3A"/>
          <w:sz w:val="30"/>
          <w:szCs w:val="30"/>
        </w:rPr>
      </w:pPr>
      <w:r>
        <w:rPr>
          <w:rFonts w:ascii="Arial" w:hAnsi="Arial" w:cs="Arial"/>
          <w:b/>
          <w:bCs/>
          <w:color w:val="FF6600"/>
          <w:sz w:val="30"/>
          <w:szCs w:val="30"/>
          <w:bdr w:val="none" w:sz="0" w:space="0" w:color="auto" w:frame="1"/>
        </w:rPr>
        <w:t>#4) Low Severity and Low Priority</w:t>
      </w:r>
    </w:p>
    <w:p w14:paraId="37A568AA" w14:textId="77777777" w:rsidR="003D597B" w:rsidRDefault="003D597B" w:rsidP="003D597B">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Any spelling mistakes /font casing/ misalignment in the paragraph of the 3</w:t>
      </w:r>
      <w:r>
        <w:rPr>
          <w:rFonts w:ascii="Arial" w:hAnsi="Arial" w:cs="Arial"/>
          <w:color w:val="3A3A3A"/>
          <w:sz w:val="17"/>
          <w:szCs w:val="17"/>
          <w:bdr w:val="none" w:sz="0" w:space="0" w:color="auto" w:frame="1"/>
          <w:vertAlign w:val="superscript"/>
        </w:rPr>
        <w:t>rd</w:t>
      </w:r>
      <w:r>
        <w:rPr>
          <w:rFonts w:ascii="Arial" w:hAnsi="Arial" w:cs="Arial"/>
          <w:color w:val="3A3A3A"/>
          <w:sz w:val="23"/>
          <w:szCs w:val="23"/>
        </w:rPr>
        <w:t> or 4</w:t>
      </w:r>
      <w:r>
        <w:rPr>
          <w:rFonts w:ascii="Arial" w:hAnsi="Arial" w:cs="Arial"/>
          <w:color w:val="3A3A3A"/>
          <w:sz w:val="17"/>
          <w:szCs w:val="17"/>
          <w:bdr w:val="none" w:sz="0" w:space="0" w:color="auto" w:frame="1"/>
          <w:vertAlign w:val="superscript"/>
        </w:rPr>
        <w:t>th</w:t>
      </w:r>
      <w:r>
        <w:rPr>
          <w:rFonts w:ascii="Arial" w:hAnsi="Arial" w:cs="Arial"/>
          <w:color w:val="3A3A3A"/>
          <w:sz w:val="23"/>
          <w:szCs w:val="23"/>
        </w:rPr>
        <w:t> page of the application and not in the main or front page/ title.</w:t>
      </w:r>
    </w:p>
    <w:p w14:paraId="5FAD1F31" w14:textId="77777777" w:rsidR="003D597B" w:rsidRDefault="003D597B" w:rsidP="003D597B">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lastRenderedPageBreak/>
        <w:t>These defects are classified in the green lines as shown in the figure and occur when there is no functionality impact, but still not meeting the standards to a small degree. Generally cosmetic errors or say dimensions of a cell in a table on UI are classified here.</w:t>
      </w:r>
    </w:p>
    <w:p w14:paraId="3260EF31" w14:textId="1CAAFFF6" w:rsidR="00F479EC" w:rsidRDefault="00AA19CD" w:rsidP="00A54D43">
      <w:pPr>
        <w:pStyle w:val="ListParagraph"/>
        <w:numPr>
          <w:ilvl w:val="0"/>
          <w:numId w:val="1"/>
        </w:numPr>
        <w:rPr>
          <w:shd w:val="clear" w:color="auto" w:fill="FFFFFF"/>
        </w:rPr>
      </w:pPr>
      <w:r>
        <w:rPr>
          <w:shd w:val="clear" w:color="auto" w:fill="FFFFFF"/>
        </w:rPr>
        <w:t>Defect Life cycle:</w:t>
      </w:r>
    </w:p>
    <w:p w14:paraId="74EF1C32" w14:textId="77777777" w:rsidR="00AA19CD" w:rsidRDefault="00AA19CD" w:rsidP="00AA19CD">
      <w:pPr>
        <w:pStyle w:val="Heading3"/>
        <w:shd w:val="clear" w:color="auto" w:fill="FFFFFF"/>
        <w:spacing w:before="0" w:line="288" w:lineRule="atLeast"/>
        <w:rPr>
          <w:rFonts w:ascii="Arial" w:hAnsi="Arial" w:cs="Arial"/>
          <w:b/>
          <w:bCs/>
          <w:color w:val="3A3A3A"/>
          <w:sz w:val="33"/>
          <w:szCs w:val="33"/>
          <w:bdr w:val="none" w:sz="0" w:space="0" w:color="auto" w:frame="1"/>
        </w:rPr>
      </w:pPr>
      <w:r>
        <w:rPr>
          <w:rFonts w:ascii="Arial" w:hAnsi="Arial" w:cs="Arial"/>
          <w:color w:val="3A3A3A"/>
          <w:sz w:val="23"/>
          <w:szCs w:val="23"/>
          <w:shd w:val="clear" w:color="auto" w:fill="FFFFFF"/>
        </w:rPr>
        <w:t>A Defect life cycle, also known as a Bug life cycle, is a cycle of a defect from which it goes through covering the different states in its entire life. This starts as soon as any new defect is found by a tester and comes to an end when a tester closes that defect assuring that it won’t get reproduced again.</w:t>
      </w:r>
      <w:r w:rsidRPr="00AA19CD">
        <w:rPr>
          <w:rFonts w:ascii="Arial" w:hAnsi="Arial" w:cs="Arial"/>
          <w:b/>
          <w:bCs/>
          <w:color w:val="3A3A3A"/>
          <w:sz w:val="33"/>
          <w:szCs w:val="33"/>
          <w:bdr w:val="none" w:sz="0" w:space="0" w:color="auto" w:frame="1"/>
        </w:rPr>
        <w:t xml:space="preserve"> </w:t>
      </w:r>
    </w:p>
    <w:p w14:paraId="3384F9B1" w14:textId="77777777" w:rsidR="00AA19CD" w:rsidRDefault="00AA19CD" w:rsidP="00AA19CD">
      <w:pPr>
        <w:pStyle w:val="Heading3"/>
        <w:shd w:val="clear" w:color="auto" w:fill="FFFFFF"/>
        <w:spacing w:before="0" w:line="288" w:lineRule="atLeast"/>
        <w:rPr>
          <w:rFonts w:ascii="Arial" w:hAnsi="Arial" w:cs="Arial"/>
          <w:b/>
          <w:bCs/>
          <w:color w:val="3A3A3A"/>
          <w:sz w:val="33"/>
          <w:szCs w:val="33"/>
          <w:bdr w:val="none" w:sz="0" w:space="0" w:color="auto" w:frame="1"/>
        </w:rPr>
      </w:pPr>
    </w:p>
    <w:p w14:paraId="00EB0677" w14:textId="14198EB9" w:rsidR="00AA19CD" w:rsidRDefault="00AA19CD" w:rsidP="00AA19CD">
      <w:pPr>
        <w:pStyle w:val="Heading3"/>
        <w:shd w:val="clear" w:color="auto" w:fill="FFFFFF"/>
        <w:spacing w:before="0" w:line="288" w:lineRule="atLeast"/>
        <w:rPr>
          <w:rFonts w:ascii="Arial" w:hAnsi="Arial" w:cs="Arial"/>
          <w:color w:val="3A3A3A"/>
          <w:sz w:val="33"/>
          <w:szCs w:val="33"/>
        </w:rPr>
      </w:pPr>
      <w:r>
        <w:rPr>
          <w:rFonts w:ascii="Arial" w:hAnsi="Arial" w:cs="Arial"/>
          <w:b/>
          <w:bCs/>
          <w:color w:val="3A3A3A"/>
          <w:sz w:val="33"/>
          <w:szCs w:val="33"/>
          <w:bdr w:val="none" w:sz="0" w:space="0" w:color="auto" w:frame="1"/>
        </w:rPr>
        <w:t>Defect Workflow</w:t>
      </w:r>
    </w:p>
    <w:p w14:paraId="5363A2D9" w14:textId="77777777" w:rsidR="00AA19CD" w:rsidRDefault="00AA19CD" w:rsidP="00AA19CD">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It is now time to understand the actual workflow of a Defect Life Cycle with the help of a simple diagram as shown below.</w:t>
      </w:r>
    </w:p>
    <w:p w14:paraId="306B51B3" w14:textId="5FE40164" w:rsidR="00AA19CD" w:rsidRDefault="00AA19CD" w:rsidP="00AA19CD">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DB0700"/>
          <w:sz w:val="23"/>
          <w:szCs w:val="23"/>
          <w:bdr w:val="none" w:sz="0" w:space="0" w:color="auto" w:frame="1"/>
        </w:rPr>
        <w:drawing>
          <wp:inline distT="0" distB="0" distL="0" distR="0" wp14:anchorId="2156258B" wp14:editId="0AB1BE73">
            <wp:extent cx="5179060" cy="3334385"/>
            <wp:effectExtent l="0" t="0" r="2540" b="0"/>
            <wp:docPr id="2" name="Picture 2" descr="Defect Life cycl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ect Life cycl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9060" cy="3334385"/>
                    </a:xfrm>
                    <a:prstGeom prst="rect">
                      <a:avLst/>
                    </a:prstGeom>
                    <a:noFill/>
                    <a:ln>
                      <a:noFill/>
                    </a:ln>
                  </pic:spPr>
                </pic:pic>
              </a:graphicData>
            </a:graphic>
          </wp:inline>
        </w:drawing>
      </w:r>
    </w:p>
    <w:p w14:paraId="672A2ED2" w14:textId="42A4800D" w:rsidR="00AA19CD" w:rsidRPr="00AA19CD" w:rsidRDefault="00AA19CD" w:rsidP="00AA19CD">
      <w:pPr>
        <w:ind w:left="360"/>
        <w:rPr>
          <w:shd w:val="clear" w:color="auto" w:fill="FFFFFF"/>
        </w:rPr>
      </w:pPr>
    </w:p>
    <w:p w14:paraId="2BFD9545" w14:textId="77777777" w:rsidR="008E3843" w:rsidRDefault="008E3843" w:rsidP="008E3843">
      <w:pPr>
        <w:pStyle w:val="Heading3"/>
        <w:shd w:val="clear" w:color="auto" w:fill="FFFFFF"/>
        <w:spacing w:before="0" w:line="288" w:lineRule="atLeast"/>
        <w:rPr>
          <w:rFonts w:ascii="Arial" w:hAnsi="Arial" w:cs="Arial"/>
          <w:color w:val="3A3A3A"/>
          <w:sz w:val="33"/>
          <w:szCs w:val="33"/>
        </w:rPr>
      </w:pPr>
      <w:r>
        <w:rPr>
          <w:rFonts w:ascii="Arial" w:hAnsi="Arial" w:cs="Arial"/>
          <w:b/>
          <w:bCs/>
          <w:color w:val="3A3A3A"/>
          <w:sz w:val="33"/>
          <w:szCs w:val="33"/>
          <w:bdr w:val="none" w:sz="0" w:space="0" w:color="auto" w:frame="1"/>
        </w:rPr>
        <w:t>Defect States</w:t>
      </w:r>
    </w:p>
    <w:p w14:paraId="0FC896E6" w14:textId="77777777" w:rsidR="008E3843" w:rsidRPr="008E3843" w:rsidRDefault="008E3843" w:rsidP="008E3843">
      <w:p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FF6600"/>
          <w:sz w:val="23"/>
          <w:szCs w:val="23"/>
          <w:bdr w:val="none" w:sz="0" w:space="0" w:color="auto" w:frame="1"/>
        </w:rPr>
        <w:t>#1) New</w:t>
      </w:r>
      <w:r w:rsidRPr="008E3843">
        <w:rPr>
          <w:rFonts w:ascii="Arial" w:eastAsia="Times New Roman" w:hAnsi="Arial" w:cs="Arial"/>
          <w:color w:val="FF6600"/>
          <w:sz w:val="23"/>
          <w:szCs w:val="23"/>
          <w:bdr w:val="none" w:sz="0" w:space="0" w:color="auto" w:frame="1"/>
        </w:rPr>
        <w:t>:</w:t>
      </w:r>
      <w:r w:rsidRPr="008E3843">
        <w:rPr>
          <w:rFonts w:ascii="Arial" w:eastAsia="Times New Roman" w:hAnsi="Arial" w:cs="Arial"/>
          <w:color w:val="3A3A3A"/>
          <w:sz w:val="23"/>
          <w:szCs w:val="23"/>
        </w:rPr>
        <w:t> This is the first state of a defect in the Defect Life Cycle. When any new defect is found, it falls in a ‘New’ state, and validations and testing are performed on this defect in the later stages of the Defect Life Cycle.</w:t>
      </w:r>
    </w:p>
    <w:p w14:paraId="1D51A104" w14:textId="77777777" w:rsidR="008E3843" w:rsidRPr="008E3843" w:rsidRDefault="008E3843" w:rsidP="008E3843">
      <w:p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FF6600"/>
          <w:sz w:val="23"/>
          <w:szCs w:val="23"/>
          <w:bdr w:val="none" w:sz="0" w:space="0" w:color="auto" w:frame="1"/>
        </w:rPr>
        <w:t>#2) Assigned:</w:t>
      </w:r>
      <w:r w:rsidRPr="008E3843">
        <w:rPr>
          <w:rFonts w:ascii="Arial" w:eastAsia="Times New Roman" w:hAnsi="Arial" w:cs="Arial"/>
          <w:color w:val="3A3A3A"/>
          <w:sz w:val="23"/>
          <w:szCs w:val="23"/>
        </w:rPr>
        <w:t> In this stage, a newly created defect is assigned to the development team for working on the defect. This is assigned by the project lead or the manager of the testing team to a developer.</w:t>
      </w:r>
    </w:p>
    <w:p w14:paraId="5F9AD76A" w14:textId="77777777" w:rsidR="008E3843" w:rsidRPr="008E3843" w:rsidRDefault="008E3843" w:rsidP="008E3843">
      <w:p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FF6600"/>
          <w:sz w:val="23"/>
          <w:szCs w:val="23"/>
          <w:bdr w:val="none" w:sz="0" w:space="0" w:color="auto" w:frame="1"/>
        </w:rPr>
        <w:t>#3) Open: </w:t>
      </w:r>
      <w:r w:rsidRPr="008E3843">
        <w:rPr>
          <w:rFonts w:ascii="Arial" w:eastAsia="Times New Roman" w:hAnsi="Arial" w:cs="Arial"/>
          <w:color w:val="3A3A3A"/>
          <w:sz w:val="23"/>
          <w:szCs w:val="23"/>
        </w:rPr>
        <w:t xml:space="preserve">Here, the developer starts the process of analyzing the defect and works on fixing it, if required. If the developer feels that the defect is not appropriate then it may get </w:t>
      </w:r>
      <w:r w:rsidRPr="008E3843">
        <w:rPr>
          <w:rFonts w:ascii="Arial" w:eastAsia="Times New Roman" w:hAnsi="Arial" w:cs="Arial"/>
          <w:color w:val="3A3A3A"/>
          <w:sz w:val="23"/>
          <w:szCs w:val="23"/>
        </w:rPr>
        <w:lastRenderedPageBreak/>
        <w:t>transferred to any of the below four states namely </w:t>
      </w:r>
      <w:r w:rsidRPr="008E3843">
        <w:rPr>
          <w:rFonts w:ascii="Arial" w:eastAsia="Times New Roman" w:hAnsi="Arial" w:cs="Arial"/>
          <w:b/>
          <w:bCs/>
          <w:color w:val="3A3A3A"/>
          <w:sz w:val="23"/>
          <w:szCs w:val="23"/>
          <w:bdr w:val="none" w:sz="0" w:space="0" w:color="auto" w:frame="1"/>
        </w:rPr>
        <w:t>Duplicate, Deferred, Rejected, or Not a Bug</w:t>
      </w:r>
      <w:r w:rsidRPr="008E3843">
        <w:rPr>
          <w:rFonts w:ascii="Arial" w:eastAsia="Times New Roman" w:hAnsi="Arial" w:cs="Arial"/>
          <w:color w:val="3A3A3A"/>
          <w:sz w:val="23"/>
          <w:szCs w:val="23"/>
        </w:rPr>
        <w:t>-based upon the specific reason.</w:t>
      </w:r>
    </w:p>
    <w:p w14:paraId="5246E9DA" w14:textId="77777777" w:rsidR="008E3843" w:rsidRPr="008E3843" w:rsidRDefault="008E3843" w:rsidP="008E3843">
      <w:pPr>
        <w:shd w:val="clear" w:color="auto" w:fill="FFFFFF"/>
        <w:spacing w:after="336" w:line="240" w:lineRule="auto"/>
        <w:rPr>
          <w:rFonts w:ascii="Arial" w:eastAsia="Times New Roman" w:hAnsi="Arial" w:cs="Arial"/>
          <w:color w:val="3A3A3A"/>
          <w:sz w:val="23"/>
          <w:szCs w:val="23"/>
        </w:rPr>
      </w:pPr>
      <w:r w:rsidRPr="008E3843">
        <w:rPr>
          <w:rFonts w:ascii="Arial" w:eastAsia="Times New Roman" w:hAnsi="Arial" w:cs="Arial"/>
          <w:color w:val="3A3A3A"/>
          <w:sz w:val="23"/>
          <w:szCs w:val="23"/>
        </w:rPr>
        <w:t>I will discuss these four states in a while.</w:t>
      </w:r>
    </w:p>
    <w:p w14:paraId="05864310" w14:textId="77777777" w:rsidR="008E3843" w:rsidRPr="008E3843" w:rsidRDefault="008E3843" w:rsidP="008E3843">
      <w:p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FF6600"/>
          <w:sz w:val="23"/>
          <w:szCs w:val="23"/>
          <w:bdr w:val="none" w:sz="0" w:space="0" w:color="auto" w:frame="1"/>
        </w:rPr>
        <w:t>#4) Fixed: </w:t>
      </w:r>
      <w:r w:rsidRPr="008E3843">
        <w:rPr>
          <w:rFonts w:ascii="Arial" w:eastAsia="Times New Roman" w:hAnsi="Arial" w:cs="Arial"/>
          <w:color w:val="3A3A3A"/>
          <w:sz w:val="23"/>
          <w:szCs w:val="23"/>
        </w:rPr>
        <w:t>When the developer finishes the task of fixing a defect by making the required changes then he can mark the status of the defect as ‘Fixed’.</w:t>
      </w:r>
    </w:p>
    <w:p w14:paraId="0AC781C0" w14:textId="77777777" w:rsidR="008E3843" w:rsidRPr="008E3843" w:rsidRDefault="008E3843" w:rsidP="008E3843">
      <w:p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FF6600"/>
          <w:sz w:val="23"/>
          <w:szCs w:val="23"/>
          <w:bdr w:val="none" w:sz="0" w:space="0" w:color="auto" w:frame="1"/>
        </w:rPr>
        <w:t>#5) Pending Retest:</w:t>
      </w:r>
      <w:r w:rsidRPr="008E3843">
        <w:rPr>
          <w:rFonts w:ascii="Arial" w:eastAsia="Times New Roman" w:hAnsi="Arial" w:cs="Arial"/>
          <w:b/>
          <w:bCs/>
          <w:color w:val="3A3A3A"/>
          <w:sz w:val="23"/>
          <w:szCs w:val="23"/>
          <w:bdr w:val="none" w:sz="0" w:space="0" w:color="auto" w:frame="1"/>
        </w:rPr>
        <w:t> </w:t>
      </w:r>
      <w:r w:rsidRPr="008E3843">
        <w:rPr>
          <w:rFonts w:ascii="Arial" w:eastAsia="Times New Roman" w:hAnsi="Arial" w:cs="Arial"/>
          <w:color w:val="3A3A3A"/>
          <w:sz w:val="23"/>
          <w:szCs w:val="23"/>
        </w:rPr>
        <w:t>After fixing the defect, the developer assigns the defect to the tester for retesting the defect at their end, and till the tester works on retesting the defect, the state of the defect remains in ‘Pending Retest’.</w:t>
      </w:r>
    </w:p>
    <w:p w14:paraId="22C95A6D" w14:textId="77777777" w:rsidR="008E3843" w:rsidRPr="008E3843" w:rsidRDefault="008E3843" w:rsidP="008E3843">
      <w:p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FF6600"/>
          <w:sz w:val="23"/>
          <w:szCs w:val="23"/>
          <w:bdr w:val="none" w:sz="0" w:space="0" w:color="auto" w:frame="1"/>
        </w:rPr>
        <w:t>#6) Retest: </w:t>
      </w:r>
      <w:r w:rsidRPr="008E3843">
        <w:rPr>
          <w:rFonts w:ascii="Arial" w:eastAsia="Times New Roman" w:hAnsi="Arial" w:cs="Arial"/>
          <w:color w:val="3A3A3A"/>
          <w:sz w:val="23"/>
          <w:szCs w:val="23"/>
        </w:rPr>
        <w:t>At this point, the tester starts the task of working on the retesting of the defect to verify if the defect is fixed accurately by the developer as per the requirements or not.</w:t>
      </w:r>
    </w:p>
    <w:p w14:paraId="219EB981" w14:textId="77777777" w:rsidR="008E3843" w:rsidRPr="008E3843" w:rsidRDefault="008E3843" w:rsidP="008E3843">
      <w:p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FF6600"/>
          <w:sz w:val="23"/>
          <w:szCs w:val="23"/>
          <w:bdr w:val="none" w:sz="0" w:space="0" w:color="auto" w:frame="1"/>
        </w:rPr>
        <w:t>#7) Reopen: </w:t>
      </w:r>
      <w:r w:rsidRPr="008E3843">
        <w:rPr>
          <w:rFonts w:ascii="Arial" w:eastAsia="Times New Roman" w:hAnsi="Arial" w:cs="Arial"/>
          <w:color w:val="3A3A3A"/>
          <w:sz w:val="23"/>
          <w:szCs w:val="23"/>
        </w:rPr>
        <w:t>If any issue persists in the defect then it will be assigned to the developer again for testing and the status of the defect gets changed to ‘Reopen’.</w:t>
      </w:r>
    </w:p>
    <w:p w14:paraId="613F3C4A" w14:textId="77777777" w:rsidR="008E3843" w:rsidRPr="008E3843" w:rsidRDefault="008E3843" w:rsidP="008E3843">
      <w:p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FF6600"/>
          <w:sz w:val="23"/>
          <w:szCs w:val="23"/>
          <w:bdr w:val="none" w:sz="0" w:space="0" w:color="auto" w:frame="1"/>
        </w:rPr>
        <w:t>#8) Verified: </w:t>
      </w:r>
      <w:r w:rsidRPr="008E3843">
        <w:rPr>
          <w:rFonts w:ascii="Arial" w:eastAsia="Times New Roman" w:hAnsi="Arial" w:cs="Arial"/>
          <w:color w:val="3A3A3A"/>
          <w:sz w:val="23"/>
          <w:szCs w:val="23"/>
        </w:rPr>
        <w:t>If the tester does not find any issue in the defect after being assigned to the developer for retesting and he feels that if the defect has been fixed accurately then the status of the defect gets assigned to ‘Verified’.</w:t>
      </w:r>
    </w:p>
    <w:p w14:paraId="51F8C616" w14:textId="77777777" w:rsidR="008E3843" w:rsidRPr="008E3843" w:rsidRDefault="008E3843" w:rsidP="008E3843">
      <w:p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FF6600"/>
          <w:sz w:val="23"/>
          <w:szCs w:val="23"/>
          <w:bdr w:val="none" w:sz="0" w:space="0" w:color="auto" w:frame="1"/>
        </w:rPr>
        <w:t>#9) Closed: </w:t>
      </w:r>
      <w:r w:rsidRPr="008E3843">
        <w:rPr>
          <w:rFonts w:ascii="Arial" w:eastAsia="Times New Roman" w:hAnsi="Arial" w:cs="Arial"/>
          <w:color w:val="3A3A3A"/>
          <w:sz w:val="23"/>
          <w:szCs w:val="23"/>
        </w:rPr>
        <w:t xml:space="preserve">When the defect does not exist any longer </w:t>
      </w:r>
      <w:proofErr w:type="gramStart"/>
      <w:r w:rsidRPr="008E3843">
        <w:rPr>
          <w:rFonts w:ascii="Arial" w:eastAsia="Times New Roman" w:hAnsi="Arial" w:cs="Arial"/>
          <w:color w:val="3A3A3A"/>
          <w:sz w:val="23"/>
          <w:szCs w:val="23"/>
        </w:rPr>
        <w:t>then</w:t>
      </w:r>
      <w:proofErr w:type="gramEnd"/>
      <w:r w:rsidRPr="008E3843">
        <w:rPr>
          <w:rFonts w:ascii="Arial" w:eastAsia="Times New Roman" w:hAnsi="Arial" w:cs="Arial"/>
          <w:color w:val="3A3A3A"/>
          <w:sz w:val="23"/>
          <w:szCs w:val="23"/>
        </w:rPr>
        <w:t xml:space="preserve"> the tester changes the status of the defect to ‘Closed’.</w:t>
      </w:r>
    </w:p>
    <w:p w14:paraId="4FD426B6" w14:textId="77777777" w:rsidR="008E3843" w:rsidRPr="008E3843" w:rsidRDefault="008E3843" w:rsidP="008E3843">
      <w:p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3A3A3A"/>
          <w:sz w:val="23"/>
          <w:szCs w:val="23"/>
          <w:bdr w:val="none" w:sz="0" w:space="0" w:color="auto" w:frame="1"/>
        </w:rPr>
        <w:t>Few More:</w:t>
      </w:r>
    </w:p>
    <w:p w14:paraId="18DE0377" w14:textId="77777777" w:rsidR="008E3843" w:rsidRPr="008E3843" w:rsidRDefault="008E3843" w:rsidP="00A54D43">
      <w:pPr>
        <w:numPr>
          <w:ilvl w:val="0"/>
          <w:numId w:val="11"/>
        </w:num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FF6600"/>
          <w:sz w:val="23"/>
          <w:szCs w:val="23"/>
          <w:bdr w:val="none" w:sz="0" w:space="0" w:color="auto" w:frame="1"/>
        </w:rPr>
        <w:t>Rejected: </w:t>
      </w:r>
      <w:r w:rsidRPr="008E3843">
        <w:rPr>
          <w:rFonts w:ascii="Arial" w:eastAsia="Times New Roman" w:hAnsi="Arial" w:cs="Arial"/>
          <w:color w:val="3A3A3A"/>
          <w:sz w:val="23"/>
          <w:szCs w:val="23"/>
        </w:rPr>
        <w:t>If the defect is not considered as a genuine defect by the developer then it is marked as ‘Rejected’ by the developer.</w:t>
      </w:r>
    </w:p>
    <w:p w14:paraId="18379C90" w14:textId="77777777" w:rsidR="008E3843" w:rsidRPr="008E3843" w:rsidRDefault="008E3843" w:rsidP="00A54D43">
      <w:pPr>
        <w:numPr>
          <w:ilvl w:val="0"/>
          <w:numId w:val="11"/>
        </w:num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FF6600"/>
          <w:sz w:val="23"/>
          <w:szCs w:val="23"/>
          <w:bdr w:val="none" w:sz="0" w:space="0" w:color="auto" w:frame="1"/>
        </w:rPr>
        <w:t>Duplicate: </w:t>
      </w:r>
      <w:r w:rsidRPr="008E3843">
        <w:rPr>
          <w:rFonts w:ascii="Arial" w:eastAsia="Times New Roman" w:hAnsi="Arial" w:cs="Arial"/>
          <w:color w:val="3A3A3A"/>
          <w:sz w:val="23"/>
          <w:szCs w:val="23"/>
        </w:rPr>
        <w:t>If the developer finds the defect as same as any other defect or if the concept of the defect matches any other defect then the status of the defect is changed to ‘Duplicate’ by the developer.</w:t>
      </w:r>
    </w:p>
    <w:p w14:paraId="287DF9DC" w14:textId="77777777" w:rsidR="008E3843" w:rsidRPr="008E3843" w:rsidRDefault="008E3843" w:rsidP="00A54D43">
      <w:pPr>
        <w:numPr>
          <w:ilvl w:val="0"/>
          <w:numId w:val="11"/>
        </w:num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FF6600"/>
          <w:sz w:val="23"/>
          <w:szCs w:val="23"/>
          <w:bdr w:val="none" w:sz="0" w:space="0" w:color="auto" w:frame="1"/>
        </w:rPr>
        <w:t>Deferred: </w:t>
      </w:r>
      <w:r w:rsidRPr="008E3843">
        <w:rPr>
          <w:rFonts w:ascii="Arial" w:eastAsia="Times New Roman" w:hAnsi="Arial" w:cs="Arial"/>
          <w:color w:val="3A3A3A"/>
          <w:sz w:val="23"/>
          <w:szCs w:val="23"/>
        </w:rPr>
        <w:t>If the developer feels that the defect is not of very important priority and it can get fixed in the next releases or so in such a case, he can change the status of the defect as ‘Deferred’.</w:t>
      </w:r>
    </w:p>
    <w:p w14:paraId="03E73395" w14:textId="77777777" w:rsidR="008E3843" w:rsidRPr="008E3843" w:rsidRDefault="008E3843" w:rsidP="00A54D43">
      <w:pPr>
        <w:numPr>
          <w:ilvl w:val="0"/>
          <w:numId w:val="11"/>
        </w:num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FF6600"/>
          <w:sz w:val="23"/>
          <w:szCs w:val="23"/>
          <w:bdr w:val="none" w:sz="0" w:space="0" w:color="auto" w:frame="1"/>
        </w:rPr>
        <w:t>Not a Bug: </w:t>
      </w:r>
      <w:r w:rsidRPr="008E3843">
        <w:rPr>
          <w:rFonts w:ascii="Arial" w:eastAsia="Times New Roman" w:hAnsi="Arial" w:cs="Arial"/>
          <w:color w:val="3A3A3A"/>
          <w:sz w:val="23"/>
          <w:szCs w:val="23"/>
        </w:rPr>
        <w:t>If the defect does not have an impact on the functionality of the application then the status of the defect gets changed to ‘Not a Bug’.</w:t>
      </w:r>
    </w:p>
    <w:p w14:paraId="4E063814" w14:textId="57B2999E" w:rsidR="008E3843" w:rsidRDefault="008E3843" w:rsidP="00F479EC">
      <w:pPr>
        <w:rPr>
          <w:shd w:val="clear" w:color="auto" w:fill="FFFFFF"/>
        </w:rPr>
      </w:pPr>
    </w:p>
    <w:p w14:paraId="39FFF32C" w14:textId="4A8A7F3B" w:rsidR="008E3843" w:rsidRPr="008E3843" w:rsidRDefault="008E3843" w:rsidP="00A54D43">
      <w:pPr>
        <w:pStyle w:val="ListParagraph"/>
        <w:numPr>
          <w:ilvl w:val="0"/>
          <w:numId w:val="1"/>
        </w:num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FF6600"/>
          <w:sz w:val="23"/>
          <w:szCs w:val="23"/>
          <w:bdr w:val="none" w:sz="0" w:space="0" w:color="auto" w:frame="1"/>
        </w:rPr>
        <w:t>What type of defect is a not reproducible defect?</w:t>
      </w:r>
    </w:p>
    <w:p w14:paraId="2B20A4E5" w14:textId="33DD0488" w:rsidR="008E3843" w:rsidRDefault="008E3843" w:rsidP="008E3843">
      <w:p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3A3A3A"/>
          <w:sz w:val="23"/>
          <w:szCs w:val="23"/>
          <w:bdr w:val="none" w:sz="0" w:space="0" w:color="auto" w:frame="1"/>
        </w:rPr>
        <w:t>Answer:</w:t>
      </w:r>
      <w:r w:rsidRPr="008E3843">
        <w:rPr>
          <w:rFonts w:ascii="Arial" w:eastAsia="Times New Roman" w:hAnsi="Arial" w:cs="Arial"/>
          <w:color w:val="3A3A3A"/>
          <w:sz w:val="23"/>
          <w:szCs w:val="23"/>
        </w:rPr>
        <w:t xml:space="preserve"> A defect that is not occurring repeatedly in every execution and is producing only at some instances and whose steps as proof </w:t>
      </w:r>
      <w:proofErr w:type="gramStart"/>
      <w:r w:rsidRPr="008E3843">
        <w:rPr>
          <w:rFonts w:ascii="Arial" w:eastAsia="Times New Roman" w:hAnsi="Arial" w:cs="Arial"/>
          <w:color w:val="3A3A3A"/>
          <w:sz w:val="23"/>
          <w:szCs w:val="23"/>
        </w:rPr>
        <w:t>have to</w:t>
      </w:r>
      <w:proofErr w:type="gramEnd"/>
      <w:r w:rsidRPr="008E3843">
        <w:rPr>
          <w:rFonts w:ascii="Arial" w:eastAsia="Times New Roman" w:hAnsi="Arial" w:cs="Arial"/>
          <w:color w:val="3A3A3A"/>
          <w:sz w:val="23"/>
          <w:szCs w:val="23"/>
        </w:rPr>
        <w:t xml:space="preserve"> be captured with the help of screenshots, then such a defect is called as a ‘not reproducible’ defect.</w:t>
      </w:r>
    </w:p>
    <w:p w14:paraId="41039279" w14:textId="77777777" w:rsidR="008E3843" w:rsidRPr="008E3843" w:rsidRDefault="008E3843" w:rsidP="008E3843">
      <w:pPr>
        <w:shd w:val="clear" w:color="auto" w:fill="FFFFFF"/>
        <w:spacing w:after="0" w:line="240" w:lineRule="auto"/>
        <w:rPr>
          <w:rFonts w:ascii="Arial" w:eastAsia="Times New Roman" w:hAnsi="Arial" w:cs="Arial"/>
          <w:color w:val="3A3A3A"/>
          <w:sz w:val="23"/>
          <w:szCs w:val="23"/>
        </w:rPr>
      </w:pPr>
    </w:p>
    <w:p w14:paraId="57DB6F3F" w14:textId="7F051770" w:rsidR="008E3843" w:rsidRPr="008E3843" w:rsidRDefault="008E3843" w:rsidP="00A54D43">
      <w:pPr>
        <w:pStyle w:val="ListParagraph"/>
        <w:numPr>
          <w:ilvl w:val="0"/>
          <w:numId w:val="1"/>
        </w:num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FF6600"/>
          <w:sz w:val="23"/>
          <w:szCs w:val="23"/>
          <w:bdr w:val="none" w:sz="0" w:space="0" w:color="auto" w:frame="1"/>
        </w:rPr>
        <w:t>What details are included in a defect report?</w:t>
      </w:r>
    </w:p>
    <w:p w14:paraId="1847B94D" w14:textId="77777777" w:rsidR="008E3843" w:rsidRPr="008E3843" w:rsidRDefault="008E3843" w:rsidP="008E3843">
      <w:pPr>
        <w:shd w:val="clear" w:color="auto" w:fill="FFFFFF"/>
        <w:spacing w:after="0" w:line="240" w:lineRule="auto"/>
        <w:rPr>
          <w:rFonts w:ascii="Arial" w:eastAsia="Times New Roman" w:hAnsi="Arial" w:cs="Arial"/>
          <w:color w:val="3A3A3A"/>
          <w:sz w:val="23"/>
          <w:szCs w:val="23"/>
        </w:rPr>
      </w:pPr>
      <w:r w:rsidRPr="008E3843">
        <w:rPr>
          <w:rFonts w:ascii="Arial" w:eastAsia="Times New Roman" w:hAnsi="Arial" w:cs="Arial"/>
          <w:b/>
          <w:bCs/>
          <w:color w:val="3A3A3A"/>
          <w:sz w:val="23"/>
          <w:szCs w:val="23"/>
          <w:bdr w:val="none" w:sz="0" w:space="0" w:color="auto" w:frame="1"/>
        </w:rPr>
        <w:t>Answer:</w:t>
      </w:r>
      <w:r w:rsidRPr="008E3843">
        <w:rPr>
          <w:rFonts w:ascii="Arial" w:eastAsia="Times New Roman" w:hAnsi="Arial" w:cs="Arial"/>
          <w:color w:val="3A3A3A"/>
          <w:sz w:val="23"/>
          <w:szCs w:val="23"/>
        </w:rPr>
        <w:t> </w:t>
      </w:r>
      <w:r w:rsidRPr="008E3843">
        <w:rPr>
          <w:rFonts w:ascii="Arial" w:eastAsia="Times New Roman" w:hAnsi="Arial" w:cs="Arial"/>
          <w:b/>
          <w:bCs/>
          <w:color w:val="3A3A3A"/>
          <w:sz w:val="23"/>
          <w:szCs w:val="23"/>
          <w:bdr w:val="none" w:sz="0" w:space="0" w:color="auto" w:frame="1"/>
        </w:rPr>
        <w:t>A defect report consists of the following details:</w:t>
      </w:r>
    </w:p>
    <w:p w14:paraId="129C8AA7" w14:textId="77777777" w:rsidR="008E3843" w:rsidRPr="008E3843" w:rsidRDefault="008E3843" w:rsidP="008E3843">
      <w:pPr>
        <w:shd w:val="clear" w:color="auto" w:fill="FFFFFF"/>
        <w:spacing w:after="336" w:line="240" w:lineRule="auto"/>
        <w:rPr>
          <w:rFonts w:ascii="Arial" w:eastAsia="Times New Roman" w:hAnsi="Arial" w:cs="Arial"/>
          <w:color w:val="3A3A3A"/>
          <w:sz w:val="23"/>
          <w:szCs w:val="23"/>
        </w:rPr>
      </w:pPr>
      <w:r w:rsidRPr="008E3843">
        <w:rPr>
          <w:rFonts w:ascii="Arial" w:eastAsia="Times New Roman" w:hAnsi="Arial" w:cs="Arial"/>
          <w:color w:val="3A3A3A"/>
          <w:sz w:val="23"/>
          <w:szCs w:val="23"/>
        </w:rPr>
        <w:t>Defect ID, Description of the defect, Feature Name, Test Case Name, Reproducible defect or not, Status of a defect, Severity, and Priority of a defect, Tester Name, Date of testing the defect, Build Version in which the defect was found.</w:t>
      </w:r>
    </w:p>
    <w:p w14:paraId="1A7FEDAE" w14:textId="026C8EA1" w:rsidR="008E3843" w:rsidRDefault="008E3843" w:rsidP="008E3843">
      <w:pPr>
        <w:shd w:val="clear" w:color="auto" w:fill="FFFFFF"/>
        <w:spacing w:after="336" w:line="240" w:lineRule="auto"/>
        <w:rPr>
          <w:rFonts w:ascii="Arial" w:eastAsia="Times New Roman" w:hAnsi="Arial" w:cs="Arial"/>
          <w:color w:val="3A3A3A"/>
          <w:sz w:val="23"/>
          <w:szCs w:val="23"/>
        </w:rPr>
      </w:pPr>
      <w:r w:rsidRPr="008E3843">
        <w:rPr>
          <w:rFonts w:ascii="Arial" w:eastAsia="Times New Roman" w:hAnsi="Arial" w:cs="Arial"/>
          <w:color w:val="3A3A3A"/>
          <w:sz w:val="23"/>
          <w:szCs w:val="23"/>
        </w:rPr>
        <w:t>And the Developer to whom defect has been assigned, name of the person who has fixed the defect, Screenshots of a defect depicting the flow of the steps, Fixing the date of a defect, and the person who has approved the defect.</w:t>
      </w:r>
    </w:p>
    <w:p w14:paraId="19A85609" w14:textId="77777777" w:rsidR="008E3843" w:rsidRPr="008E3843" w:rsidRDefault="008E3843" w:rsidP="008E3843">
      <w:pPr>
        <w:shd w:val="clear" w:color="auto" w:fill="FFFFFF"/>
        <w:spacing w:after="336" w:line="240" w:lineRule="auto"/>
        <w:rPr>
          <w:rFonts w:ascii="Arial" w:eastAsia="Times New Roman" w:hAnsi="Arial" w:cs="Arial"/>
          <w:color w:val="3A3A3A"/>
          <w:sz w:val="23"/>
          <w:szCs w:val="23"/>
        </w:rPr>
      </w:pPr>
    </w:p>
    <w:p w14:paraId="79BC2EF7" w14:textId="68C6C955" w:rsidR="008E3843" w:rsidRDefault="008E3843" w:rsidP="00A54D43">
      <w:pPr>
        <w:pStyle w:val="ListParagraph"/>
        <w:numPr>
          <w:ilvl w:val="0"/>
          <w:numId w:val="1"/>
        </w:numPr>
        <w:rPr>
          <w:shd w:val="clear" w:color="auto" w:fill="FFFFFF"/>
        </w:rPr>
      </w:pPr>
      <w:r>
        <w:rPr>
          <w:shd w:val="clear" w:color="auto" w:fill="FFFFFF"/>
        </w:rPr>
        <w:lastRenderedPageBreak/>
        <w:t>What is encapsulation in java?</w:t>
      </w:r>
      <w:r w:rsidR="00510A36">
        <w:rPr>
          <w:shd w:val="clear" w:color="auto" w:fill="FFFFFF"/>
        </w:rPr>
        <w:t xml:space="preserve"> Why we use it?</w:t>
      </w:r>
    </w:p>
    <w:p w14:paraId="4AFC3304" w14:textId="77777777" w:rsidR="008E3843" w:rsidRPr="008E3843" w:rsidRDefault="008E3843" w:rsidP="008E3843">
      <w:pPr>
        <w:shd w:val="clear" w:color="auto" w:fill="FFFFFF"/>
        <w:spacing w:after="150" w:line="240" w:lineRule="auto"/>
        <w:textAlignment w:val="baseline"/>
        <w:rPr>
          <w:rFonts w:ascii="Roboto" w:eastAsia="Times New Roman" w:hAnsi="Roboto" w:cs="Times New Roman"/>
          <w:sz w:val="24"/>
          <w:szCs w:val="24"/>
        </w:rPr>
      </w:pPr>
      <w:r w:rsidRPr="008E3843">
        <w:rPr>
          <w:rFonts w:ascii="Roboto" w:eastAsia="Times New Roman" w:hAnsi="Roboto" w:cs="Times New Roman"/>
          <w:sz w:val="24"/>
          <w:szCs w:val="24"/>
        </w:rPr>
        <w:t xml:space="preserve">Encapsulation is defined as the wrapping up of data under a single unit. It is the mechanism that binds together code and the data it </w:t>
      </w:r>
      <w:proofErr w:type="spellStart"/>
      <w:proofErr w:type="gramStart"/>
      <w:r w:rsidRPr="008E3843">
        <w:rPr>
          <w:rFonts w:ascii="Roboto" w:eastAsia="Times New Roman" w:hAnsi="Roboto" w:cs="Times New Roman"/>
          <w:sz w:val="24"/>
          <w:szCs w:val="24"/>
        </w:rPr>
        <w:t>manipulates.Other</w:t>
      </w:r>
      <w:proofErr w:type="spellEnd"/>
      <w:proofErr w:type="gramEnd"/>
      <w:r w:rsidRPr="008E3843">
        <w:rPr>
          <w:rFonts w:ascii="Roboto" w:eastAsia="Times New Roman" w:hAnsi="Roboto" w:cs="Times New Roman"/>
          <w:sz w:val="24"/>
          <w:szCs w:val="24"/>
        </w:rPr>
        <w:t xml:space="preserve"> way to think about encapsulation is, it is a protective shield that prevents the data from being accessed by the code outside this shield.</w:t>
      </w:r>
    </w:p>
    <w:p w14:paraId="483E0ED3" w14:textId="77777777" w:rsidR="008E3843" w:rsidRPr="008E3843" w:rsidRDefault="008E3843" w:rsidP="00A54D43">
      <w:pPr>
        <w:numPr>
          <w:ilvl w:val="0"/>
          <w:numId w:val="12"/>
        </w:numPr>
        <w:shd w:val="clear" w:color="auto" w:fill="FFFFFF"/>
        <w:spacing w:after="0" w:line="240" w:lineRule="auto"/>
        <w:ind w:left="540"/>
        <w:textAlignment w:val="baseline"/>
        <w:rPr>
          <w:rFonts w:ascii="Roboto" w:eastAsia="Times New Roman" w:hAnsi="Roboto" w:cs="Times New Roman"/>
          <w:sz w:val="24"/>
          <w:szCs w:val="24"/>
        </w:rPr>
      </w:pPr>
      <w:r w:rsidRPr="008E3843">
        <w:rPr>
          <w:rFonts w:ascii="Roboto" w:eastAsia="Times New Roman" w:hAnsi="Roboto" w:cs="Times New Roman"/>
          <w:sz w:val="24"/>
          <w:szCs w:val="24"/>
        </w:rPr>
        <w:t>Technically in encapsulation, the variables or data of a class is hidden from any other class and can be accessed only through any member function of own class in which they are declared.</w:t>
      </w:r>
    </w:p>
    <w:p w14:paraId="0FCB7D7C" w14:textId="77777777" w:rsidR="008E3843" w:rsidRPr="008E3843" w:rsidRDefault="008E3843" w:rsidP="00A54D43">
      <w:pPr>
        <w:numPr>
          <w:ilvl w:val="0"/>
          <w:numId w:val="12"/>
        </w:numPr>
        <w:shd w:val="clear" w:color="auto" w:fill="FFFFFF"/>
        <w:spacing w:after="0" w:line="240" w:lineRule="auto"/>
        <w:ind w:left="540"/>
        <w:textAlignment w:val="baseline"/>
        <w:rPr>
          <w:rFonts w:ascii="Roboto" w:eastAsia="Times New Roman" w:hAnsi="Roboto" w:cs="Times New Roman"/>
          <w:sz w:val="24"/>
          <w:szCs w:val="24"/>
        </w:rPr>
      </w:pPr>
      <w:r w:rsidRPr="008E3843">
        <w:rPr>
          <w:rFonts w:ascii="Roboto" w:eastAsia="Times New Roman" w:hAnsi="Roboto" w:cs="Times New Roman"/>
          <w:sz w:val="24"/>
          <w:szCs w:val="24"/>
        </w:rPr>
        <w:t>As in encapsulation, the data in a class is hidden from other classes using the data hiding concept which is achieved by making the members or methods of class as private and the class is exposed to the end user or the world without providing any details behind implementation using the abstraction concept, so it is also known as </w:t>
      </w:r>
      <w:r w:rsidRPr="008E3843">
        <w:rPr>
          <w:rFonts w:ascii="Roboto" w:eastAsia="Times New Roman" w:hAnsi="Roboto" w:cs="Times New Roman"/>
          <w:b/>
          <w:bCs/>
          <w:sz w:val="24"/>
          <w:szCs w:val="24"/>
          <w:bdr w:val="none" w:sz="0" w:space="0" w:color="auto" w:frame="1"/>
        </w:rPr>
        <w:t>combination of data-hiding and abstraction.</w:t>
      </w:r>
      <w:r w:rsidRPr="008E3843">
        <w:rPr>
          <w:rFonts w:ascii="Roboto" w:eastAsia="Times New Roman" w:hAnsi="Roboto" w:cs="Times New Roman"/>
          <w:sz w:val="24"/>
          <w:szCs w:val="24"/>
        </w:rPr>
        <w:t>.</w:t>
      </w:r>
    </w:p>
    <w:p w14:paraId="0C99C6CE" w14:textId="77777777" w:rsidR="008E3843" w:rsidRPr="008E3843" w:rsidRDefault="008E3843" w:rsidP="00A54D43">
      <w:pPr>
        <w:numPr>
          <w:ilvl w:val="0"/>
          <w:numId w:val="12"/>
        </w:numPr>
        <w:shd w:val="clear" w:color="auto" w:fill="FFFFFF"/>
        <w:spacing w:after="0" w:line="240" w:lineRule="auto"/>
        <w:ind w:left="540"/>
        <w:textAlignment w:val="baseline"/>
        <w:rPr>
          <w:rFonts w:ascii="Roboto" w:eastAsia="Times New Roman" w:hAnsi="Roboto" w:cs="Times New Roman"/>
          <w:sz w:val="24"/>
          <w:szCs w:val="24"/>
        </w:rPr>
      </w:pPr>
      <w:r w:rsidRPr="008E3843">
        <w:rPr>
          <w:rFonts w:ascii="Roboto" w:eastAsia="Times New Roman" w:hAnsi="Roboto" w:cs="Times New Roman"/>
          <w:sz w:val="24"/>
          <w:szCs w:val="24"/>
        </w:rPr>
        <w:t>Encapsulation can be achieved by: Declaring all the variables in the class as private and writing public methods in the class to set and get the values of variables.</w:t>
      </w:r>
    </w:p>
    <w:p w14:paraId="63885B9E" w14:textId="77777777" w:rsidR="008E3843" w:rsidRDefault="008E3843" w:rsidP="008E3843">
      <w:pPr>
        <w:ind w:left="360"/>
        <w:rPr>
          <w:shd w:val="clear" w:color="auto" w:fill="FFFFFF"/>
        </w:rPr>
      </w:pPr>
    </w:p>
    <w:p w14:paraId="653041ED" w14:textId="72DB563D"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Java program to demonstrate encapsulation </w:t>
      </w:r>
    </w:p>
    <w:p w14:paraId="075E1D68"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public class Encapsulate </w:t>
      </w:r>
    </w:p>
    <w:p w14:paraId="409ADF5F"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0780905"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private variables declared </w:t>
      </w:r>
    </w:p>
    <w:p w14:paraId="67FEBF8F"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these can only be accessed by </w:t>
      </w:r>
    </w:p>
    <w:p w14:paraId="3307BA60"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public methods of class </w:t>
      </w:r>
    </w:p>
    <w:p w14:paraId="4A85BE28"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private String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geekName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7DCD0BD"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private int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geekRoll</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D408BB9"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private int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geekAge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03D005C"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43C68D"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get method for age to access </w:t>
      </w:r>
    </w:p>
    <w:p w14:paraId="1624F640"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private variable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geekAge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307C5CD"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public int </w:t>
      </w:r>
      <w:proofErr w:type="spellStart"/>
      <w:proofErr w:type="gram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getAge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C3C070F"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25E7D67E"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return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geekAge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A1C65FB"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3E812F97"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0B92C9"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get method for name to access </w:t>
      </w:r>
    </w:p>
    <w:p w14:paraId="400B2E8B"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private variable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geekName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805585A"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public String </w:t>
      </w:r>
      <w:proofErr w:type="spellStart"/>
      <w:proofErr w:type="gram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getName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01B1D9B"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3B4BA3E4"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return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geekName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FDB40D6"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795337DE"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08932F98"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get method for roll to access </w:t>
      </w:r>
    </w:p>
    <w:p w14:paraId="11959C15"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b/>
        <w:t xml:space="preserve">// private variable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geekRoll</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3919E82"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public int </w:t>
      </w:r>
      <w:proofErr w:type="spellStart"/>
      <w:proofErr w:type="gram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getRoll</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47AA2A3"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1FBE3703"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return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geekRoll</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F5121DD"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468D08D5"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989C49"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set method for age to access </w:t>
      </w:r>
    </w:p>
    <w:p w14:paraId="18B06C3F"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private variable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geekage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3356A8E"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public void </w:t>
      </w:r>
      <w:proofErr w:type="spellStart"/>
      <w:proofErr w:type="gram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setAge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int</w:t>
      </w:r>
      <w:proofErr w:type="gram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newAge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3458FDE"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4EAD2006"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geekAge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newAge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2B26111"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7042AFAD"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5A6C45"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set method for name to access </w:t>
      </w:r>
    </w:p>
    <w:p w14:paraId="2CF8669D"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private variable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geekName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0855CD1"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public void </w:t>
      </w:r>
      <w:proofErr w:type="spellStart"/>
      <w:proofErr w:type="gram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setName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String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newName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7469837"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5A4A4B19"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geekName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newName</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F2FE51B"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1B7533A6"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7A4B1E13"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set method for roll to access </w:t>
      </w:r>
    </w:p>
    <w:p w14:paraId="2ECDB6A4"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private variable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geekRoll</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4E46F3F"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public void </w:t>
      </w:r>
      <w:proofErr w:type="spellStart"/>
      <w:proofErr w:type="gram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setRoll</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int</w:t>
      </w:r>
      <w:proofErr w:type="gram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newRoll</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A8C8A2B"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2C9D7BFF"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geekRoll</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newRoll</w:t>
      </w:r>
      <w:proofErr w:type="spellEnd"/>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0AAC073" w14:textId="77777777" w:rsidR="008E3843" w:rsidRP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50B38A6B" w14:textId="3E3B0E7C" w:rsid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843">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AA7834F" w14:textId="77777777" w:rsidR="008E3843" w:rsidRDefault="008E3843" w:rsidP="008E3843">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57B354" w14:textId="77777777" w:rsidR="008E3843" w:rsidRPr="008E3843" w:rsidRDefault="008E3843" w:rsidP="008E3843">
      <w:pPr>
        <w:shd w:val="clear" w:color="auto" w:fill="FFFFFF"/>
        <w:spacing w:after="0" w:line="240" w:lineRule="auto"/>
        <w:textAlignment w:val="baseline"/>
        <w:rPr>
          <w:rFonts w:ascii="Roboto" w:eastAsia="Times New Roman" w:hAnsi="Roboto" w:cs="Times New Roman"/>
          <w:sz w:val="24"/>
          <w:szCs w:val="24"/>
        </w:rPr>
      </w:pPr>
      <w:r w:rsidRPr="008E3843">
        <w:rPr>
          <w:rFonts w:ascii="Roboto" w:eastAsia="Times New Roman" w:hAnsi="Roboto" w:cs="Times New Roman"/>
          <w:b/>
          <w:bCs/>
          <w:sz w:val="24"/>
          <w:szCs w:val="24"/>
          <w:bdr w:val="none" w:sz="0" w:space="0" w:color="auto" w:frame="1"/>
        </w:rPr>
        <w:t>Advantages of Encapsulation</w:t>
      </w:r>
      <w:r w:rsidRPr="008E3843">
        <w:rPr>
          <w:rFonts w:ascii="Roboto" w:eastAsia="Times New Roman" w:hAnsi="Roboto" w:cs="Times New Roman"/>
          <w:sz w:val="24"/>
          <w:szCs w:val="24"/>
        </w:rPr>
        <w:t>:</w:t>
      </w:r>
    </w:p>
    <w:p w14:paraId="46875E7A" w14:textId="77777777" w:rsidR="008E3843" w:rsidRPr="008E3843" w:rsidRDefault="008E3843" w:rsidP="00A54D43">
      <w:pPr>
        <w:numPr>
          <w:ilvl w:val="0"/>
          <w:numId w:val="13"/>
        </w:numPr>
        <w:shd w:val="clear" w:color="auto" w:fill="FFFFFF"/>
        <w:spacing w:after="0" w:line="240" w:lineRule="auto"/>
        <w:ind w:left="540"/>
        <w:textAlignment w:val="baseline"/>
        <w:rPr>
          <w:rFonts w:ascii="Roboto" w:eastAsia="Times New Roman" w:hAnsi="Roboto" w:cs="Times New Roman"/>
          <w:sz w:val="24"/>
          <w:szCs w:val="24"/>
        </w:rPr>
      </w:pPr>
      <w:r w:rsidRPr="008E3843">
        <w:rPr>
          <w:rFonts w:ascii="Roboto" w:eastAsia="Times New Roman" w:hAnsi="Roboto" w:cs="Times New Roman"/>
          <w:b/>
          <w:bCs/>
          <w:sz w:val="24"/>
          <w:szCs w:val="24"/>
          <w:bdr w:val="none" w:sz="0" w:space="0" w:color="auto" w:frame="1"/>
        </w:rPr>
        <w:t>Data Hiding:</w:t>
      </w:r>
      <w:r w:rsidRPr="008E3843">
        <w:rPr>
          <w:rFonts w:ascii="Roboto" w:eastAsia="Times New Roman" w:hAnsi="Roboto" w:cs="Times New Roman"/>
          <w:sz w:val="24"/>
          <w:szCs w:val="24"/>
        </w:rPr>
        <w:t> The user will have no idea about the inner implementation of the class. It will not be visible to the user that how the class is storing values in the variables. He only knows that we are passing the values to a setter method and variables are getting initialized with that value.</w:t>
      </w:r>
    </w:p>
    <w:p w14:paraId="52405AAA" w14:textId="77777777" w:rsidR="008E3843" w:rsidRPr="008E3843" w:rsidRDefault="008E3843" w:rsidP="00A54D43">
      <w:pPr>
        <w:numPr>
          <w:ilvl w:val="0"/>
          <w:numId w:val="13"/>
        </w:numPr>
        <w:shd w:val="clear" w:color="auto" w:fill="FFFFFF"/>
        <w:spacing w:after="0" w:line="240" w:lineRule="auto"/>
        <w:ind w:left="540"/>
        <w:textAlignment w:val="baseline"/>
        <w:rPr>
          <w:rFonts w:ascii="Roboto" w:eastAsia="Times New Roman" w:hAnsi="Roboto" w:cs="Times New Roman"/>
          <w:sz w:val="24"/>
          <w:szCs w:val="24"/>
        </w:rPr>
      </w:pPr>
      <w:r w:rsidRPr="008E3843">
        <w:rPr>
          <w:rFonts w:ascii="Roboto" w:eastAsia="Times New Roman" w:hAnsi="Roboto" w:cs="Times New Roman"/>
          <w:b/>
          <w:bCs/>
          <w:sz w:val="24"/>
          <w:szCs w:val="24"/>
          <w:bdr w:val="none" w:sz="0" w:space="0" w:color="auto" w:frame="1"/>
        </w:rPr>
        <w:t>Increased Flexibility:</w:t>
      </w:r>
      <w:r w:rsidRPr="008E3843">
        <w:rPr>
          <w:rFonts w:ascii="Roboto" w:eastAsia="Times New Roman" w:hAnsi="Roboto" w:cs="Times New Roman"/>
          <w:sz w:val="24"/>
          <w:szCs w:val="24"/>
        </w:rPr>
        <w:t xml:space="preserve"> We can make the variables of the class as read-only or write-only depending on our requirement. If we wish to make the variables as read-only then we have to omit the setter methods like </w:t>
      </w:r>
      <w:proofErr w:type="spellStart"/>
      <w:r w:rsidRPr="008E3843">
        <w:rPr>
          <w:rFonts w:ascii="Roboto" w:eastAsia="Times New Roman" w:hAnsi="Roboto" w:cs="Times New Roman"/>
          <w:sz w:val="24"/>
          <w:szCs w:val="24"/>
        </w:rPr>
        <w:t>setName</w:t>
      </w:r>
      <w:proofErr w:type="spellEnd"/>
      <w:r w:rsidRPr="008E3843">
        <w:rPr>
          <w:rFonts w:ascii="Roboto" w:eastAsia="Times New Roman" w:hAnsi="Roboto" w:cs="Times New Roman"/>
          <w:sz w:val="24"/>
          <w:szCs w:val="24"/>
        </w:rPr>
        <w:t xml:space="preserve">(), </w:t>
      </w:r>
      <w:proofErr w:type="spellStart"/>
      <w:r w:rsidRPr="008E3843">
        <w:rPr>
          <w:rFonts w:ascii="Roboto" w:eastAsia="Times New Roman" w:hAnsi="Roboto" w:cs="Times New Roman"/>
          <w:sz w:val="24"/>
          <w:szCs w:val="24"/>
        </w:rPr>
        <w:t>setAge</w:t>
      </w:r>
      <w:proofErr w:type="spellEnd"/>
      <w:r w:rsidRPr="008E3843">
        <w:rPr>
          <w:rFonts w:ascii="Roboto" w:eastAsia="Times New Roman" w:hAnsi="Roboto" w:cs="Times New Roman"/>
          <w:sz w:val="24"/>
          <w:szCs w:val="24"/>
        </w:rPr>
        <w:t xml:space="preserve">() etc. from the above program or if we wish to make the variables as write-only then we have to omit the get methods like </w:t>
      </w:r>
      <w:proofErr w:type="spellStart"/>
      <w:r w:rsidRPr="008E3843">
        <w:rPr>
          <w:rFonts w:ascii="Roboto" w:eastAsia="Times New Roman" w:hAnsi="Roboto" w:cs="Times New Roman"/>
          <w:sz w:val="24"/>
          <w:szCs w:val="24"/>
        </w:rPr>
        <w:t>getName</w:t>
      </w:r>
      <w:proofErr w:type="spellEnd"/>
      <w:r w:rsidRPr="008E3843">
        <w:rPr>
          <w:rFonts w:ascii="Roboto" w:eastAsia="Times New Roman" w:hAnsi="Roboto" w:cs="Times New Roman"/>
          <w:sz w:val="24"/>
          <w:szCs w:val="24"/>
        </w:rPr>
        <w:t xml:space="preserve">(), </w:t>
      </w:r>
      <w:proofErr w:type="spellStart"/>
      <w:r w:rsidRPr="008E3843">
        <w:rPr>
          <w:rFonts w:ascii="Roboto" w:eastAsia="Times New Roman" w:hAnsi="Roboto" w:cs="Times New Roman"/>
          <w:sz w:val="24"/>
          <w:szCs w:val="24"/>
        </w:rPr>
        <w:t>getAge</w:t>
      </w:r>
      <w:proofErr w:type="spellEnd"/>
      <w:r w:rsidRPr="008E3843">
        <w:rPr>
          <w:rFonts w:ascii="Roboto" w:eastAsia="Times New Roman" w:hAnsi="Roboto" w:cs="Times New Roman"/>
          <w:sz w:val="24"/>
          <w:szCs w:val="24"/>
        </w:rPr>
        <w:t>() etc. from the above program</w:t>
      </w:r>
    </w:p>
    <w:p w14:paraId="09E31EA0" w14:textId="77777777" w:rsidR="008E3843" w:rsidRPr="008E3843" w:rsidRDefault="008E3843" w:rsidP="00A54D43">
      <w:pPr>
        <w:numPr>
          <w:ilvl w:val="0"/>
          <w:numId w:val="13"/>
        </w:numPr>
        <w:shd w:val="clear" w:color="auto" w:fill="FFFFFF"/>
        <w:spacing w:after="0" w:line="240" w:lineRule="auto"/>
        <w:ind w:left="540"/>
        <w:textAlignment w:val="baseline"/>
        <w:rPr>
          <w:rFonts w:ascii="Roboto" w:eastAsia="Times New Roman" w:hAnsi="Roboto" w:cs="Times New Roman"/>
          <w:sz w:val="24"/>
          <w:szCs w:val="24"/>
        </w:rPr>
      </w:pPr>
      <w:r w:rsidRPr="008E3843">
        <w:rPr>
          <w:rFonts w:ascii="Roboto" w:eastAsia="Times New Roman" w:hAnsi="Roboto" w:cs="Times New Roman"/>
          <w:b/>
          <w:bCs/>
          <w:sz w:val="24"/>
          <w:szCs w:val="24"/>
          <w:bdr w:val="none" w:sz="0" w:space="0" w:color="auto" w:frame="1"/>
        </w:rPr>
        <w:t>Reusability:</w:t>
      </w:r>
      <w:r w:rsidRPr="008E3843">
        <w:rPr>
          <w:rFonts w:ascii="Roboto" w:eastAsia="Times New Roman" w:hAnsi="Roboto" w:cs="Times New Roman"/>
          <w:sz w:val="24"/>
          <w:szCs w:val="24"/>
        </w:rPr>
        <w:t> Encapsulation also improves the re-usability and easy to change with new requirements.</w:t>
      </w:r>
    </w:p>
    <w:p w14:paraId="0FD1C410" w14:textId="2AFE4752" w:rsidR="00510A36" w:rsidRDefault="008E3843" w:rsidP="00A54D43">
      <w:pPr>
        <w:numPr>
          <w:ilvl w:val="0"/>
          <w:numId w:val="13"/>
        </w:numPr>
        <w:shd w:val="clear" w:color="auto" w:fill="FFFFFF"/>
        <w:spacing w:after="0" w:line="240" w:lineRule="auto"/>
        <w:ind w:left="540"/>
        <w:textAlignment w:val="baseline"/>
        <w:rPr>
          <w:rFonts w:ascii="Roboto" w:eastAsia="Times New Roman" w:hAnsi="Roboto"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3843">
        <w:rPr>
          <w:rFonts w:ascii="Roboto" w:eastAsia="Times New Roman" w:hAnsi="Roboto" w:cs="Times New Roman"/>
          <w:b/>
          <w:bCs/>
          <w:sz w:val="24"/>
          <w:szCs w:val="24"/>
          <w:bdr w:val="none" w:sz="0" w:space="0" w:color="auto" w:frame="1"/>
        </w:rPr>
        <w:t>Testing code is easy:</w:t>
      </w:r>
      <w:r w:rsidRPr="008E3843">
        <w:rPr>
          <w:rFonts w:ascii="Roboto" w:eastAsia="Times New Roman" w:hAnsi="Roboto" w:cs="Times New Roman"/>
          <w:sz w:val="24"/>
          <w:szCs w:val="24"/>
        </w:rPr>
        <w:t> Encapsulated code is easy to test for unit testing.</w:t>
      </w:r>
    </w:p>
    <w:p w14:paraId="7802D719" w14:textId="2002D0C5" w:rsidR="00510A36" w:rsidRDefault="00510A36" w:rsidP="00510A36">
      <w:pPr>
        <w:shd w:val="clear" w:color="auto" w:fill="FFFFFF"/>
        <w:spacing w:after="0" w:line="240" w:lineRule="auto"/>
        <w:textAlignment w:val="baseline"/>
        <w:rPr>
          <w:rFonts w:ascii="Roboto" w:eastAsia="Times New Roman" w:hAnsi="Roboto"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008FBE"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Helvetica" w:eastAsia="Times New Roman" w:hAnsi="Helvetica" w:cs="Helvetica"/>
          <w:color w:val="333333"/>
          <w:sz w:val="21"/>
          <w:szCs w:val="21"/>
          <w:shd w:val="clear" w:color="auto" w:fill="FFFFFF"/>
        </w:rPr>
        <w:lastRenderedPageBreak/>
        <w:t xml:space="preserve">This is the process of hiding information. The other objects cannot access the data directly. Instead, they </w:t>
      </w:r>
      <w:proofErr w:type="gramStart"/>
      <w:r w:rsidRPr="00510A36">
        <w:rPr>
          <w:rFonts w:ascii="Helvetica" w:eastAsia="Times New Roman" w:hAnsi="Helvetica" w:cs="Helvetica"/>
          <w:color w:val="333333"/>
          <w:sz w:val="21"/>
          <w:szCs w:val="21"/>
          <w:shd w:val="clear" w:color="auto" w:fill="FFFFFF"/>
        </w:rPr>
        <w:t>have to</w:t>
      </w:r>
      <w:proofErr w:type="gramEnd"/>
      <w:r w:rsidRPr="00510A36">
        <w:rPr>
          <w:rFonts w:ascii="Helvetica" w:eastAsia="Times New Roman" w:hAnsi="Helvetica" w:cs="Helvetica"/>
          <w:color w:val="333333"/>
          <w:sz w:val="21"/>
          <w:szCs w:val="21"/>
          <w:shd w:val="clear" w:color="auto" w:fill="FFFFFF"/>
        </w:rPr>
        <w:t xml:space="preserve"> invoke the getters which are designed to protect the data from misuse or unwanted changes.</w:t>
      </w:r>
    </w:p>
    <w:p w14:paraId="1C976569"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Helvetica" w:eastAsia="Times New Roman" w:hAnsi="Helvetica" w:cs="Helvetica"/>
          <w:color w:val="333333"/>
          <w:sz w:val="21"/>
          <w:szCs w:val="21"/>
          <w:shd w:val="clear" w:color="auto" w:fill="FFFFFF"/>
        </w:rPr>
        <w:t>What if we want the outside world to be able to modify our data in a safety manner? In this case, we can provide methods in the pattern of </w:t>
      </w:r>
      <w:proofErr w:type="spellStart"/>
      <w:proofErr w:type="gramStart"/>
      <w:r w:rsidRPr="00510A36">
        <w:rPr>
          <w:rFonts w:ascii="Courier New" w:eastAsia="Times New Roman" w:hAnsi="Courier New" w:cs="Courier New"/>
          <w:color w:val="800000"/>
          <w:sz w:val="20"/>
          <w:szCs w:val="20"/>
          <w:shd w:val="clear" w:color="auto" w:fill="FFFFFF"/>
        </w:rPr>
        <w:t>setXXX</w:t>
      </w:r>
      <w:proofErr w:type="spellEnd"/>
      <w:r w:rsidRPr="00510A36">
        <w:rPr>
          <w:rFonts w:ascii="Courier New" w:eastAsia="Times New Roman" w:hAnsi="Courier New" w:cs="Courier New"/>
          <w:color w:val="800000"/>
          <w:sz w:val="20"/>
          <w:szCs w:val="20"/>
          <w:shd w:val="clear" w:color="auto" w:fill="FFFFFF"/>
        </w:rPr>
        <w:t>(</w:t>
      </w:r>
      <w:proofErr w:type="gramEnd"/>
      <w:r w:rsidRPr="00510A36">
        <w:rPr>
          <w:rFonts w:ascii="Courier New" w:eastAsia="Times New Roman" w:hAnsi="Courier New" w:cs="Courier New"/>
          <w:color w:val="800000"/>
          <w:sz w:val="20"/>
          <w:szCs w:val="20"/>
          <w:shd w:val="clear" w:color="auto" w:fill="FFFFFF"/>
        </w:rPr>
        <w:t>)</w:t>
      </w:r>
      <w:r w:rsidRPr="00510A36">
        <w:rPr>
          <w:rFonts w:ascii="Helvetica" w:eastAsia="Times New Roman" w:hAnsi="Helvetica" w:cs="Helvetica"/>
          <w:color w:val="333333"/>
          <w:sz w:val="21"/>
          <w:szCs w:val="21"/>
          <w:shd w:val="clear" w:color="auto" w:fill="FFFFFF"/>
        </w:rPr>
        <w:t> - the so called </w:t>
      </w:r>
      <w:r w:rsidRPr="00510A36">
        <w:rPr>
          <w:rFonts w:ascii="Helvetica" w:eastAsia="Times New Roman" w:hAnsi="Helvetica" w:cs="Helvetica"/>
          <w:b/>
          <w:bCs/>
          <w:color w:val="333333"/>
          <w:sz w:val="21"/>
          <w:szCs w:val="21"/>
          <w:shd w:val="clear" w:color="auto" w:fill="FFFFFF"/>
        </w:rPr>
        <w:t>setters</w:t>
      </w:r>
      <w:r w:rsidRPr="00510A36">
        <w:rPr>
          <w:rFonts w:ascii="Helvetica" w:eastAsia="Times New Roman" w:hAnsi="Helvetica" w:cs="Helvetica"/>
          <w:color w:val="333333"/>
          <w:sz w:val="21"/>
          <w:szCs w:val="21"/>
          <w:shd w:val="clear" w:color="auto" w:fill="FFFFFF"/>
        </w:rPr>
        <w:t> in Java. For example, creating a setter for the field </w:t>
      </w:r>
      <w:r w:rsidRPr="00510A36">
        <w:rPr>
          <w:rFonts w:ascii="Courier New" w:eastAsia="Times New Roman" w:hAnsi="Courier New" w:cs="Courier New"/>
          <w:color w:val="800000"/>
          <w:sz w:val="20"/>
          <w:szCs w:val="20"/>
          <w:shd w:val="clear" w:color="auto" w:fill="FFFFFF"/>
        </w:rPr>
        <w:t>name</w:t>
      </w:r>
      <w:r w:rsidRPr="00510A36">
        <w:rPr>
          <w:rFonts w:ascii="Helvetica" w:eastAsia="Times New Roman" w:hAnsi="Helvetica" w:cs="Helvetica"/>
          <w:color w:val="333333"/>
          <w:sz w:val="21"/>
          <w:szCs w:val="21"/>
          <w:shd w:val="clear" w:color="auto" w:fill="FFFFFF"/>
        </w:rPr>
        <w:t>:</w:t>
      </w:r>
    </w:p>
    <w:tbl>
      <w:tblPr>
        <w:tblW w:w="11805" w:type="dxa"/>
        <w:tblCellMar>
          <w:left w:w="0" w:type="dxa"/>
          <w:right w:w="0" w:type="dxa"/>
        </w:tblCellMar>
        <w:tblLook w:val="04A0" w:firstRow="1" w:lastRow="0" w:firstColumn="1" w:lastColumn="0" w:noHBand="0" w:noVBand="1"/>
      </w:tblPr>
      <w:tblGrid>
        <w:gridCol w:w="448"/>
        <w:gridCol w:w="11357"/>
      </w:tblGrid>
      <w:tr w:rsidR="00510A36" w:rsidRPr="00510A36" w14:paraId="6C075428" w14:textId="77777777" w:rsidTr="00510A36">
        <w:tc>
          <w:tcPr>
            <w:tcW w:w="0" w:type="auto"/>
            <w:vAlign w:val="center"/>
            <w:hideMark/>
          </w:tcPr>
          <w:p w14:paraId="771A2A82"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1</w:t>
            </w:r>
          </w:p>
          <w:p w14:paraId="41DDB45D"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2</w:t>
            </w:r>
          </w:p>
          <w:p w14:paraId="715D266E"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3</w:t>
            </w:r>
          </w:p>
          <w:p w14:paraId="1D983137"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4</w:t>
            </w:r>
          </w:p>
          <w:p w14:paraId="72A4CA24"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5</w:t>
            </w:r>
          </w:p>
          <w:p w14:paraId="36EBCC00"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6</w:t>
            </w:r>
          </w:p>
          <w:p w14:paraId="0EFDFED5"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7</w:t>
            </w:r>
          </w:p>
        </w:tc>
        <w:tc>
          <w:tcPr>
            <w:tcW w:w="11357" w:type="dxa"/>
            <w:vAlign w:val="center"/>
            <w:hideMark/>
          </w:tcPr>
          <w:p w14:paraId="4125FB42"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r w:rsidRPr="00510A36">
              <w:rPr>
                <w:rFonts w:ascii="Courier New" w:eastAsia="Times New Roman" w:hAnsi="Courier New" w:cs="Courier New"/>
                <w:sz w:val="20"/>
                <w:szCs w:val="20"/>
              </w:rPr>
              <w:t>public</w:t>
            </w:r>
            <w:r w:rsidRPr="00510A36">
              <w:rPr>
                <w:rFonts w:ascii="Times New Roman" w:eastAsia="Times New Roman" w:hAnsi="Times New Roman" w:cs="Times New Roman"/>
                <w:sz w:val="24"/>
                <w:szCs w:val="24"/>
              </w:rPr>
              <w:t xml:space="preserve"> </w:t>
            </w:r>
            <w:r w:rsidRPr="00510A36">
              <w:rPr>
                <w:rFonts w:ascii="Courier New" w:eastAsia="Times New Roman" w:hAnsi="Courier New" w:cs="Courier New"/>
                <w:sz w:val="20"/>
                <w:szCs w:val="20"/>
              </w:rPr>
              <w:t>void</w:t>
            </w:r>
            <w:r w:rsidRPr="00510A36">
              <w:rPr>
                <w:rFonts w:ascii="Times New Roman" w:eastAsia="Times New Roman" w:hAnsi="Times New Roman" w:cs="Times New Roman"/>
                <w:sz w:val="24"/>
                <w:szCs w:val="24"/>
              </w:rPr>
              <w:t xml:space="preserve"> </w:t>
            </w:r>
            <w:proofErr w:type="spellStart"/>
            <w:proofErr w:type="gramStart"/>
            <w:r w:rsidRPr="00510A36">
              <w:rPr>
                <w:rFonts w:ascii="Courier New" w:eastAsia="Times New Roman" w:hAnsi="Courier New" w:cs="Courier New"/>
                <w:sz w:val="20"/>
                <w:szCs w:val="20"/>
              </w:rPr>
              <w:t>setName</w:t>
            </w:r>
            <w:proofErr w:type="spellEnd"/>
            <w:r w:rsidRPr="00510A36">
              <w:rPr>
                <w:rFonts w:ascii="Courier New" w:eastAsia="Times New Roman" w:hAnsi="Courier New" w:cs="Courier New"/>
                <w:sz w:val="20"/>
                <w:szCs w:val="20"/>
              </w:rPr>
              <w:t>(</w:t>
            </w:r>
            <w:proofErr w:type="gramEnd"/>
            <w:r w:rsidRPr="00510A36">
              <w:rPr>
                <w:rFonts w:ascii="Courier New" w:eastAsia="Times New Roman" w:hAnsi="Courier New" w:cs="Courier New"/>
                <w:sz w:val="20"/>
                <w:szCs w:val="20"/>
              </w:rPr>
              <w:t>String name) {</w:t>
            </w:r>
          </w:p>
          <w:p w14:paraId="6924F08F"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r w:rsidRPr="00510A36">
              <w:rPr>
                <w:rFonts w:ascii="Courier New" w:eastAsia="Times New Roman" w:hAnsi="Courier New" w:cs="Courier New"/>
                <w:color w:val="DD1144"/>
                <w:sz w:val="20"/>
                <w:szCs w:val="20"/>
              </w:rPr>
              <w:t>    </w:t>
            </w:r>
            <w:r w:rsidRPr="00510A36">
              <w:rPr>
                <w:rFonts w:ascii="Courier New" w:eastAsia="Times New Roman" w:hAnsi="Courier New" w:cs="Courier New"/>
                <w:sz w:val="20"/>
                <w:szCs w:val="20"/>
              </w:rPr>
              <w:t>if</w:t>
            </w:r>
            <w:r w:rsidRPr="00510A36">
              <w:rPr>
                <w:rFonts w:ascii="Times New Roman" w:eastAsia="Times New Roman" w:hAnsi="Times New Roman" w:cs="Times New Roman"/>
                <w:sz w:val="24"/>
                <w:szCs w:val="24"/>
              </w:rPr>
              <w:t xml:space="preserve"> </w:t>
            </w:r>
            <w:r w:rsidRPr="00510A36">
              <w:rPr>
                <w:rFonts w:ascii="Courier New" w:eastAsia="Times New Roman" w:hAnsi="Courier New" w:cs="Courier New"/>
                <w:sz w:val="20"/>
                <w:szCs w:val="20"/>
              </w:rPr>
              <w:t>(name == null</w:t>
            </w:r>
            <w:r w:rsidRPr="00510A36">
              <w:rPr>
                <w:rFonts w:ascii="Times New Roman" w:eastAsia="Times New Roman" w:hAnsi="Times New Roman" w:cs="Times New Roman"/>
                <w:sz w:val="24"/>
                <w:szCs w:val="24"/>
              </w:rPr>
              <w:t xml:space="preserve"> </w:t>
            </w:r>
            <w:r w:rsidRPr="00510A36">
              <w:rPr>
                <w:rFonts w:ascii="Courier New" w:eastAsia="Times New Roman" w:hAnsi="Courier New" w:cs="Courier New"/>
                <w:sz w:val="20"/>
                <w:szCs w:val="20"/>
              </w:rPr>
              <w:t xml:space="preserve">|| </w:t>
            </w:r>
            <w:proofErr w:type="spellStart"/>
            <w:proofErr w:type="gramStart"/>
            <w:r w:rsidRPr="00510A36">
              <w:rPr>
                <w:rFonts w:ascii="Courier New" w:eastAsia="Times New Roman" w:hAnsi="Courier New" w:cs="Courier New"/>
                <w:sz w:val="20"/>
                <w:szCs w:val="20"/>
              </w:rPr>
              <w:t>name.equals</w:t>
            </w:r>
            <w:proofErr w:type="spellEnd"/>
            <w:proofErr w:type="gramEnd"/>
            <w:r w:rsidRPr="00510A36">
              <w:rPr>
                <w:rFonts w:ascii="Courier New" w:eastAsia="Times New Roman" w:hAnsi="Courier New" w:cs="Courier New"/>
                <w:sz w:val="20"/>
                <w:szCs w:val="20"/>
              </w:rPr>
              <w:t>("")) {</w:t>
            </w:r>
          </w:p>
          <w:p w14:paraId="492D9922"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r w:rsidRPr="00510A36">
              <w:rPr>
                <w:rFonts w:ascii="Courier New" w:eastAsia="Times New Roman" w:hAnsi="Courier New" w:cs="Courier New"/>
                <w:color w:val="DD1144"/>
                <w:sz w:val="20"/>
                <w:szCs w:val="20"/>
              </w:rPr>
              <w:t>        </w:t>
            </w:r>
            <w:r w:rsidRPr="00510A36">
              <w:rPr>
                <w:rFonts w:ascii="Courier New" w:eastAsia="Times New Roman" w:hAnsi="Courier New" w:cs="Courier New"/>
                <w:sz w:val="20"/>
                <w:szCs w:val="20"/>
              </w:rPr>
              <w:t>throw</w:t>
            </w:r>
            <w:r w:rsidRPr="00510A36">
              <w:rPr>
                <w:rFonts w:ascii="Times New Roman" w:eastAsia="Times New Roman" w:hAnsi="Times New Roman" w:cs="Times New Roman"/>
                <w:sz w:val="24"/>
                <w:szCs w:val="24"/>
              </w:rPr>
              <w:t xml:space="preserve"> </w:t>
            </w:r>
            <w:r w:rsidRPr="00510A36">
              <w:rPr>
                <w:rFonts w:ascii="Courier New" w:eastAsia="Times New Roman" w:hAnsi="Courier New" w:cs="Courier New"/>
                <w:sz w:val="20"/>
                <w:szCs w:val="20"/>
              </w:rPr>
              <w:t>new</w:t>
            </w:r>
            <w:r w:rsidRPr="00510A36">
              <w:rPr>
                <w:rFonts w:ascii="Times New Roman" w:eastAsia="Times New Roman" w:hAnsi="Times New Roman" w:cs="Times New Roman"/>
                <w:sz w:val="24"/>
                <w:szCs w:val="24"/>
              </w:rPr>
              <w:t xml:space="preserve"> </w:t>
            </w:r>
            <w:proofErr w:type="spellStart"/>
            <w:proofErr w:type="gramStart"/>
            <w:r w:rsidRPr="00510A36">
              <w:rPr>
                <w:rFonts w:ascii="Courier New" w:eastAsia="Times New Roman" w:hAnsi="Courier New" w:cs="Courier New"/>
                <w:sz w:val="20"/>
                <w:szCs w:val="20"/>
              </w:rPr>
              <w:t>IllegalArgumentException</w:t>
            </w:r>
            <w:proofErr w:type="spellEnd"/>
            <w:r w:rsidRPr="00510A36">
              <w:rPr>
                <w:rFonts w:ascii="Courier New" w:eastAsia="Times New Roman" w:hAnsi="Courier New" w:cs="Courier New"/>
                <w:sz w:val="20"/>
                <w:szCs w:val="20"/>
              </w:rPr>
              <w:t>(</w:t>
            </w:r>
            <w:proofErr w:type="gramEnd"/>
            <w:r w:rsidRPr="00510A36">
              <w:rPr>
                <w:rFonts w:ascii="Courier New" w:eastAsia="Times New Roman" w:hAnsi="Courier New" w:cs="Courier New"/>
                <w:sz w:val="20"/>
                <w:szCs w:val="20"/>
              </w:rPr>
              <w:t>"name cannot be null or empty!");</w:t>
            </w:r>
          </w:p>
          <w:p w14:paraId="75587880"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r w:rsidRPr="00510A36">
              <w:rPr>
                <w:rFonts w:ascii="Courier New" w:eastAsia="Times New Roman" w:hAnsi="Courier New" w:cs="Courier New"/>
                <w:color w:val="DD1144"/>
                <w:sz w:val="20"/>
                <w:szCs w:val="20"/>
              </w:rPr>
              <w:t>    </w:t>
            </w:r>
            <w:r w:rsidRPr="00510A36">
              <w:rPr>
                <w:rFonts w:ascii="Courier New" w:eastAsia="Times New Roman" w:hAnsi="Courier New" w:cs="Courier New"/>
                <w:sz w:val="20"/>
                <w:szCs w:val="20"/>
              </w:rPr>
              <w:t>}</w:t>
            </w:r>
          </w:p>
          <w:p w14:paraId="5E13CDD2"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r w:rsidRPr="00510A36">
              <w:rPr>
                <w:rFonts w:ascii="Courier New" w:eastAsia="Times New Roman" w:hAnsi="Courier New" w:cs="Courier New"/>
                <w:color w:val="DD1144"/>
                <w:sz w:val="20"/>
                <w:szCs w:val="20"/>
              </w:rPr>
              <w:t>    </w:t>
            </w:r>
            <w:r w:rsidRPr="00510A36">
              <w:rPr>
                <w:rFonts w:ascii="Times New Roman" w:eastAsia="Times New Roman" w:hAnsi="Times New Roman" w:cs="Times New Roman"/>
                <w:sz w:val="24"/>
                <w:szCs w:val="24"/>
              </w:rPr>
              <w:t> </w:t>
            </w:r>
          </w:p>
          <w:p w14:paraId="38CBCCED"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r w:rsidRPr="00510A36">
              <w:rPr>
                <w:rFonts w:ascii="Courier New" w:eastAsia="Times New Roman" w:hAnsi="Courier New" w:cs="Courier New"/>
                <w:color w:val="DD1144"/>
                <w:sz w:val="20"/>
                <w:szCs w:val="20"/>
              </w:rPr>
              <w:t>    </w:t>
            </w:r>
            <w:r w:rsidRPr="00510A36">
              <w:rPr>
                <w:rFonts w:ascii="Courier New" w:eastAsia="Times New Roman" w:hAnsi="Courier New" w:cs="Courier New"/>
                <w:sz w:val="20"/>
                <w:szCs w:val="20"/>
              </w:rPr>
              <w:t>this.name = name;</w:t>
            </w:r>
          </w:p>
          <w:p w14:paraId="7D817F8E"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r w:rsidRPr="00510A36">
              <w:rPr>
                <w:rFonts w:ascii="Courier New" w:eastAsia="Times New Roman" w:hAnsi="Courier New" w:cs="Courier New"/>
                <w:sz w:val="20"/>
                <w:szCs w:val="20"/>
              </w:rPr>
              <w:t>}</w:t>
            </w:r>
          </w:p>
        </w:tc>
      </w:tr>
    </w:tbl>
    <w:p w14:paraId="7034802F"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Helvetica" w:eastAsia="Times New Roman" w:hAnsi="Helvetica" w:cs="Helvetica"/>
          <w:color w:val="333333"/>
          <w:sz w:val="21"/>
          <w:szCs w:val="21"/>
          <w:shd w:val="clear" w:color="auto" w:fill="FFFFFF"/>
        </w:rPr>
        <w:t>Here, someone can change the name of a </w:t>
      </w:r>
      <w:r w:rsidRPr="00510A36">
        <w:rPr>
          <w:rFonts w:ascii="Courier New" w:eastAsia="Times New Roman" w:hAnsi="Courier New" w:cs="Courier New"/>
          <w:color w:val="800000"/>
          <w:sz w:val="20"/>
          <w:szCs w:val="20"/>
          <w:shd w:val="clear" w:color="auto" w:fill="FFFFFF"/>
        </w:rPr>
        <w:t>Person </w:t>
      </w:r>
      <w:r w:rsidRPr="00510A36">
        <w:rPr>
          <w:rFonts w:ascii="Helvetica" w:eastAsia="Times New Roman" w:hAnsi="Helvetica" w:cs="Helvetica"/>
          <w:color w:val="333333"/>
          <w:sz w:val="21"/>
          <w:szCs w:val="21"/>
          <w:shd w:val="clear" w:color="auto" w:fill="FFFFFF"/>
        </w:rPr>
        <w:t>object via this setter method, but he cannot set an empty or null name - as the setter will throw an exception if doing so. This protects data from misuse or malicious changes. For example:</w:t>
      </w:r>
    </w:p>
    <w:tbl>
      <w:tblPr>
        <w:tblW w:w="11805" w:type="dxa"/>
        <w:tblCellMar>
          <w:left w:w="0" w:type="dxa"/>
          <w:right w:w="0" w:type="dxa"/>
        </w:tblCellMar>
        <w:tblLook w:val="04A0" w:firstRow="1" w:lastRow="0" w:firstColumn="1" w:lastColumn="0" w:noHBand="0" w:noVBand="1"/>
      </w:tblPr>
      <w:tblGrid>
        <w:gridCol w:w="448"/>
        <w:gridCol w:w="11357"/>
      </w:tblGrid>
      <w:tr w:rsidR="00510A36" w:rsidRPr="00510A36" w14:paraId="18F3C538" w14:textId="77777777" w:rsidTr="00510A36">
        <w:tc>
          <w:tcPr>
            <w:tcW w:w="0" w:type="auto"/>
            <w:vAlign w:val="center"/>
            <w:hideMark/>
          </w:tcPr>
          <w:p w14:paraId="29267C71"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1</w:t>
            </w:r>
          </w:p>
          <w:p w14:paraId="4480CE25"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2</w:t>
            </w:r>
          </w:p>
          <w:p w14:paraId="1C714C24"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3</w:t>
            </w:r>
          </w:p>
          <w:p w14:paraId="4182CDBB"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4</w:t>
            </w:r>
          </w:p>
          <w:p w14:paraId="521B51CE"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5</w:t>
            </w:r>
          </w:p>
        </w:tc>
        <w:tc>
          <w:tcPr>
            <w:tcW w:w="11357" w:type="dxa"/>
            <w:vAlign w:val="center"/>
            <w:hideMark/>
          </w:tcPr>
          <w:p w14:paraId="7D1E21A0"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r w:rsidRPr="00510A36">
              <w:rPr>
                <w:rFonts w:ascii="Courier New" w:eastAsia="Times New Roman" w:hAnsi="Courier New" w:cs="Courier New"/>
                <w:sz w:val="20"/>
                <w:szCs w:val="20"/>
              </w:rPr>
              <w:t>Person p = new</w:t>
            </w:r>
            <w:r w:rsidRPr="00510A36">
              <w:rPr>
                <w:rFonts w:ascii="Times New Roman" w:eastAsia="Times New Roman" w:hAnsi="Times New Roman" w:cs="Times New Roman"/>
                <w:sz w:val="24"/>
                <w:szCs w:val="24"/>
              </w:rPr>
              <w:t xml:space="preserve"> </w:t>
            </w:r>
            <w:proofErr w:type="gramStart"/>
            <w:r w:rsidRPr="00510A36">
              <w:rPr>
                <w:rFonts w:ascii="Courier New" w:eastAsia="Times New Roman" w:hAnsi="Courier New" w:cs="Courier New"/>
                <w:sz w:val="20"/>
                <w:szCs w:val="20"/>
              </w:rPr>
              <w:t>Person(</w:t>
            </w:r>
            <w:proofErr w:type="gramEnd"/>
            <w:r w:rsidRPr="00510A36">
              <w:rPr>
                <w:rFonts w:ascii="Courier New" w:eastAsia="Times New Roman" w:hAnsi="Courier New" w:cs="Courier New"/>
                <w:sz w:val="20"/>
                <w:szCs w:val="20"/>
              </w:rPr>
              <w:t>);</w:t>
            </w:r>
          </w:p>
          <w:p w14:paraId="07FCF682"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 </w:t>
            </w:r>
          </w:p>
          <w:p w14:paraId="0E89849D"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proofErr w:type="spellStart"/>
            <w:proofErr w:type="gramStart"/>
            <w:r w:rsidRPr="00510A36">
              <w:rPr>
                <w:rFonts w:ascii="Courier New" w:eastAsia="Times New Roman" w:hAnsi="Courier New" w:cs="Courier New"/>
                <w:sz w:val="20"/>
                <w:szCs w:val="20"/>
              </w:rPr>
              <w:t>p.setName</w:t>
            </w:r>
            <w:proofErr w:type="spellEnd"/>
            <w:proofErr w:type="gramEnd"/>
            <w:r w:rsidRPr="00510A36">
              <w:rPr>
                <w:rFonts w:ascii="Courier New" w:eastAsia="Times New Roman" w:hAnsi="Courier New" w:cs="Courier New"/>
                <w:sz w:val="20"/>
                <w:szCs w:val="20"/>
              </w:rPr>
              <w:t xml:space="preserve">("");  // ERROR: </w:t>
            </w:r>
            <w:proofErr w:type="spellStart"/>
            <w:r w:rsidRPr="00510A36">
              <w:rPr>
                <w:rFonts w:ascii="Courier New" w:eastAsia="Times New Roman" w:hAnsi="Courier New" w:cs="Courier New"/>
                <w:sz w:val="20"/>
                <w:szCs w:val="20"/>
              </w:rPr>
              <w:t>IllegalArgumentException</w:t>
            </w:r>
            <w:proofErr w:type="spellEnd"/>
            <w:r w:rsidRPr="00510A36">
              <w:rPr>
                <w:rFonts w:ascii="Courier New" w:eastAsia="Times New Roman" w:hAnsi="Courier New" w:cs="Courier New"/>
                <w:sz w:val="20"/>
                <w:szCs w:val="20"/>
              </w:rPr>
              <w:t xml:space="preserve"> will be thrown</w:t>
            </w:r>
          </w:p>
          <w:p w14:paraId="4CB13507"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 </w:t>
            </w:r>
          </w:p>
          <w:p w14:paraId="454C3E03"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proofErr w:type="spellStart"/>
            <w:proofErr w:type="gramStart"/>
            <w:r w:rsidRPr="00510A36">
              <w:rPr>
                <w:rFonts w:ascii="Courier New" w:eastAsia="Times New Roman" w:hAnsi="Courier New" w:cs="Courier New"/>
                <w:sz w:val="20"/>
                <w:szCs w:val="20"/>
              </w:rPr>
              <w:t>p.setName</w:t>
            </w:r>
            <w:proofErr w:type="spellEnd"/>
            <w:proofErr w:type="gramEnd"/>
            <w:r w:rsidRPr="00510A36">
              <w:rPr>
                <w:rFonts w:ascii="Courier New" w:eastAsia="Times New Roman" w:hAnsi="Courier New" w:cs="Courier New"/>
                <w:sz w:val="20"/>
                <w:szCs w:val="20"/>
              </w:rPr>
              <w:t>("Tom");   // OK, legal</w:t>
            </w:r>
          </w:p>
        </w:tc>
      </w:tr>
    </w:tbl>
    <w:p w14:paraId="5AE1BDCC"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Helvetica" w:eastAsia="Times New Roman" w:hAnsi="Helvetica" w:cs="Helvetica"/>
          <w:color w:val="333333"/>
          <w:sz w:val="21"/>
          <w:szCs w:val="21"/>
          <w:shd w:val="clear" w:color="auto" w:fill="FFFFFF"/>
        </w:rPr>
        <w:t>Likewise, we can implement a setter for the </w:t>
      </w:r>
      <w:r w:rsidRPr="00510A36">
        <w:rPr>
          <w:rFonts w:ascii="Courier New" w:eastAsia="Times New Roman" w:hAnsi="Courier New" w:cs="Courier New"/>
          <w:color w:val="800000"/>
          <w:sz w:val="20"/>
          <w:szCs w:val="20"/>
          <w:shd w:val="clear" w:color="auto" w:fill="FFFFFF"/>
        </w:rPr>
        <w:t>age </w:t>
      </w:r>
      <w:r w:rsidRPr="00510A36">
        <w:rPr>
          <w:rFonts w:ascii="Helvetica" w:eastAsia="Times New Roman" w:hAnsi="Helvetica" w:cs="Helvetica"/>
          <w:color w:val="333333"/>
          <w:sz w:val="21"/>
          <w:szCs w:val="21"/>
          <w:shd w:val="clear" w:color="auto" w:fill="FFFFFF"/>
        </w:rPr>
        <w:t>attribute that allows the caller to set </w:t>
      </w:r>
      <w:r w:rsidRPr="00510A36">
        <w:rPr>
          <w:rFonts w:ascii="Courier New" w:eastAsia="Times New Roman" w:hAnsi="Courier New" w:cs="Courier New"/>
          <w:color w:val="800000"/>
          <w:sz w:val="20"/>
          <w:szCs w:val="20"/>
          <w:shd w:val="clear" w:color="auto" w:fill="FFFFFF"/>
        </w:rPr>
        <w:t>age </w:t>
      </w:r>
      <w:r w:rsidRPr="00510A36">
        <w:rPr>
          <w:rFonts w:ascii="Helvetica" w:eastAsia="Times New Roman" w:hAnsi="Helvetica" w:cs="Helvetica"/>
          <w:color w:val="333333"/>
          <w:sz w:val="21"/>
          <w:szCs w:val="21"/>
          <w:shd w:val="clear" w:color="auto" w:fill="FFFFFF"/>
        </w:rPr>
        <w:t>in a valid range. For example:</w:t>
      </w:r>
    </w:p>
    <w:tbl>
      <w:tblPr>
        <w:tblW w:w="11805" w:type="dxa"/>
        <w:tblCellMar>
          <w:left w:w="0" w:type="dxa"/>
          <w:right w:w="0" w:type="dxa"/>
        </w:tblCellMar>
        <w:tblLook w:val="04A0" w:firstRow="1" w:lastRow="0" w:firstColumn="1" w:lastColumn="0" w:noHBand="0" w:noVBand="1"/>
      </w:tblPr>
      <w:tblGrid>
        <w:gridCol w:w="448"/>
        <w:gridCol w:w="11357"/>
      </w:tblGrid>
      <w:tr w:rsidR="00510A36" w:rsidRPr="00510A36" w14:paraId="6CA9B982" w14:textId="77777777" w:rsidTr="00510A36">
        <w:tc>
          <w:tcPr>
            <w:tcW w:w="0" w:type="auto"/>
            <w:vAlign w:val="center"/>
            <w:hideMark/>
          </w:tcPr>
          <w:p w14:paraId="213B2DC0"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1</w:t>
            </w:r>
          </w:p>
          <w:p w14:paraId="7656F524"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2</w:t>
            </w:r>
          </w:p>
          <w:p w14:paraId="0107507B"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3</w:t>
            </w:r>
          </w:p>
          <w:p w14:paraId="10A72F77"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4</w:t>
            </w:r>
          </w:p>
          <w:p w14:paraId="78D4A538"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5</w:t>
            </w:r>
          </w:p>
          <w:p w14:paraId="10D35B82" w14:textId="77777777" w:rsidR="00510A36" w:rsidRPr="00510A36" w:rsidRDefault="00510A36" w:rsidP="00510A36">
            <w:pPr>
              <w:spacing w:after="0" w:line="240" w:lineRule="auto"/>
              <w:rPr>
                <w:rFonts w:ascii="Times New Roman" w:eastAsia="Times New Roman" w:hAnsi="Times New Roman" w:cs="Times New Roman"/>
                <w:sz w:val="24"/>
                <w:szCs w:val="24"/>
              </w:rPr>
            </w:pPr>
            <w:r w:rsidRPr="00510A36">
              <w:rPr>
                <w:rFonts w:ascii="Times New Roman" w:eastAsia="Times New Roman" w:hAnsi="Times New Roman" w:cs="Times New Roman"/>
                <w:sz w:val="24"/>
                <w:szCs w:val="24"/>
              </w:rPr>
              <w:t>6</w:t>
            </w:r>
          </w:p>
        </w:tc>
        <w:tc>
          <w:tcPr>
            <w:tcW w:w="11357" w:type="dxa"/>
            <w:vAlign w:val="center"/>
            <w:hideMark/>
          </w:tcPr>
          <w:p w14:paraId="176A335D"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r w:rsidRPr="00510A36">
              <w:rPr>
                <w:rFonts w:ascii="Courier New" w:eastAsia="Times New Roman" w:hAnsi="Courier New" w:cs="Courier New"/>
                <w:sz w:val="20"/>
                <w:szCs w:val="20"/>
              </w:rPr>
              <w:t>public</w:t>
            </w:r>
            <w:r w:rsidRPr="00510A36">
              <w:rPr>
                <w:rFonts w:ascii="Times New Roman" w:eastAsia="Times New Roman" w:hAnsi="Times New Roman" w:cs="Times New Roman"/>
                <w:sz w:val="24"/>
                <w:szCs w:val="24"/>
              </w:rPr>
              <w:t xml:space="preserve"> </w:t>
            </w:r>
            <w:r w:rsidRPr="00510A36">
              <w:rPr>
                <w:rFonts w:ascii="Courier New" w:eastAsia="Times New Roman" w:hAnsi="Courier New" w:cs="Courier New"/>
                <w:sz w:val="20"/>
                <w:szCs w:val="20"/>
              </w:rPr>
              <w:t>void</w:t>
            </w:r>
            <w:r w:rsidRPr="00510A36">
              <w:rPr>
                <w:rFonts w:ascii="Times New Roman" w:eastAsia="Times New Roman" w:hAnsi="Times New Roman" w:cs="Times New Roman"/>
                <w:sz w:val="24"/>
                <w:szCs w:val="24"/>
              </w:rPr>
              <w:t xml:space="preserve"> </w:t>
            </w:r>
            <w:proofErr w:type="spellStart"/>
            <w:proofErr w:type="gramStart"/>
            <w:r w:rsidRPr="00510A36">
              <w:rPr>
                <w:rFonts w:ascii="Courier New" w:eastAsia="Times New Roman" w:hAnsi="Courier New" w:cs="Courier New"/>
                <w:sz w:val="20"/>
                <w:szCs w:val="20"/>
              </w:rPr>
              <w:t>setAge</w:t>
            </w:r>
            <w:proofErr w:type="spellEnd"/>
            <w:r w:rsidRPr="00510A36">
              <w:rPr>
                <w:rFonts w:ascii="Courier New" w:eastAsia="Times New Roman" w:hAnsi="Courier New" w:cs="Courier New"/>
                <w:sz w:val="20"/>
                <w:szCs w:val="20"/>
              </w:rPr>
              <w:t>(</w:t>
            </w:r>
            <w:proofErr w:type="gramEnd"/>
            <w:r w:rsidRPr="00510A36">
              <w:rPr>
                <w:rFonts w:ascii="Courier New" w:eastAsia="Times New Roman" w:hAnsi="Courier New" w:cs="Courier New"/>
                <w:sz w:val="20"/>
                <w:szCs w:val="20"/>
              </w:rPr>
              <w:t>int</w:t>
            </w:r>
            <w:r w:rsidRPr="00510A36">
              <w:rPr>
                <w:rFonts w:ascii="Times New Roman" w:eastAsia="Times New Roman" w:hAnsi="Times New Roman" w:cs="Times New Roman"/>
                <w:sz w:val="24"/>
                <w:szCs w:val="24"/>
              </w:rPr>
              <w:t xml:space="preserve"> </w:t>
            </w:r>
            <w:r w:rsidRPr="00510A36">
              <w:rPr>
                <w:rFonts w:ascii="Courier New" w:eastAsia="Times New Roman" w:hAnsi="Courier New" w:cs="Courier New"/>
                <w:sz w:val="20"/>
                <w:szCs w:val="20"/>
              </w:rPr>
              <w:t>age) {</w:t>
            </w:r>
          </w:p>
          <w:p w14:paraId="604145E8"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r w:rsidRPr="00510A36">
              <w:rPr>
                <w:rFonts w:ascii="Courier New" w:eastAsia="Times New Roman" w:hAnsi="Courier New" w:cs="Courier New"/>
                <w:color w:val="DD1144"/>
                <w:sz w:val="20"/>
                <w:szCs w:val="20"/>
              </w:rPr>
              <w:t>    </w:t>
            </w:r>
            <w:r w:rsidRPr="00510A36">
              <w:rPr>
                <w:rFonts w:ascii="Courier New" w:eastAsia="Times New Roman" w:hAnsi="Courier New" w:cs="Courier New"/>
                <w:sz w:val="20"/>
                <w:szCs w:val="20"/>
              </w:rPr>
              <w:t>if</w:t>
            </w:r>
            <w:r w:rsidRPr="00510A36">
              <w:rPr>
                <w:rFonts w:ascii="Times New Roman" w:eastAsia="Times New Roman" w:hAnsi="Times New Roman" w:cs="Times New Roman"/>
                <w:sz w:val="24"/>
                <w:szCs w:val="24"/>
              </w:rPr>
              <w:t xml:space="preserve"> </w:t>
            </w:r>
            <w:r w:rsidRPr="00510A36">
              <w:rPr>
                <w:rFonts w:ascii="Courier New" w:eastAsia="Times New Roman" w:hAnsi="Courier New" w:cs="Courier New"/>
                <w:sz w:val="20"/>
                <w:szCs w:val="20"/>
              </w:rPr>
              <w:t>(age &lt; 18</w:t>
            </w:r>
            <w:r w:rsidRPr="00510A36">
              <w:rPr>
                <w:rFonts w:ascii="Times New Roman" w:eastAsia="Times New Roman" w:hAnsi="Times New Roman" w:cs="Times New Roman"/>
                <w:sz w:val="24"/>
                <w:szCs w:val="24"/>
              </w:rPr>
              <w:t xml:space="preserve"> </w:t>
            </w:r>
            <w:r w:rsidRPr="00510A36">
              <w:rPr>
                <w:rFonts w:ascii="Courier New" w:eastAsia="Times New Roman" w:hAnsi="Courier New" w:cs="Courier New"/>
                <w:sz w:val="20"/>
                <w:szCs w:val="20"/>
              </w:rPr>
              <w:t>|| age &gt; 55) {</w:t>
            </w:r>
          </w:p>
          <w:p w14:paraId="4323CE4A"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r w:rsidRPr="00510A36">
              <w:rPr>
                <w:rFonts w:ascii="Courier New" w:eastAsia="Times New Roman" w:hAnsi="Courier New" w:cs="Courier New"/>
                <w:color w:val="DD1144"/>
                <w:sz w:val="20"/>
                <w:szCs w:val="20"/>
              </w:rPr>
              <w:t>        </w:t>
            </w:r>
            <w:r w:rsidRPr="00510A36">
              <w:rPr>
                <w:rFonts w:ascii="Courier New" w:eastAsia="Times New Roman" w:hAnsi="Courier New" w:cs="Courier New"/>
                <w:sz w:val="20"/>
                <w:szCs w:val="20"/>
              </w:rPr>
              <w:t>throw</w:t>
            </w:r>
            <w:r w:rsidRPr="00510A36">
              <w:rPr>
                <w:rFonts w:ascii="Times New Roman" w:eastAsia="Times New Roman" w:hAnsi="Times New Roman" w:cs="Times New Roman"/>
                <w:sz w:val="24"/>
                <w:szCs w:val="24"/>
              </w:rPr>
              <w:t xml:space="preserve"> </w:t>
            </w:r>
            <w:proofErr w:type="spellStart"/>
            <w:proofErr w:type="gramStart"/>
            <w:r w:rsidRPr="00510A36">
              <w:rPr>
                <w:rFonts w:ascii="Courier New" w:eastAsia="Times New Roman" w:hAnsi="Courier New" w:cs="Courier New"/>
                <w:sz w:val="20"/>
                <w:szCs w:val="20"/>
              </w:rPr>
              <w:t>IllegalArgumentException</w:t>
            </w:r>
            <w:proofErr w:type="spellEnd"/>
            <w:r w:rsidRPr="00510A36">
              <w:rPr>
                <w:rFonts w:ascii="Courier New" w:eastAsia="Times New Roman" w:hAnsi="Courier New" w:cs="Courier New"/>
                <w:sz w:val="20"/>
                <w:szCs w:val="20"/>
              </w:rPr>
              <w:t>(</w:t>
            </w:r>
            <w:proofErr w:type="gramEnd"/>
            <w:r w:rsidRPr="00510A36">
              <w:rPr>
                <w:rFonts w:ascii="Courier New" w:eastAsia="Times New Roman" w:hAnsi="Courier New" w:cs="Courier New"/>
                <w:sz w:val="20"/>
                <w:szCs w:val="20"/>
              </w:rPr>
              <w:t>"Age must be from 18 to 55");</w:t>
            </w:r>
          </w:p>
          <w:p w14:paraId="4FADD422"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r w:rsidRPr="00510A36">
              <w:rPr>
                <w:rFonts w:ascii="Courier New" w:eastAsia="Times New Roman" w:hAnsi="Courier New" w:cs="Courier New"/>
                <w:color w:val="DD1144"/>
                <w:sz w:val="20"/>
                <w:szCs w:val="20"/>
              </w:rPr>
              <w:t>    </w:t>
            </w:r>
            <w:r w:rsidRPr="00510A36">
              <w:rPr>
                <w:rFonts w:ascii="Courier New" w:eastAsia="Times New Roman" w:hAnsi="Courier New" w:cs="Courier New"/>
                <w:sz w:val="20"/>
                <w:szCs w:val="20"/>
              </w:rPr>
              <w:t>}</w:t>
            </w:r>
          </w:p>
          <w:p w14:paraId="5AB001BA"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r w:rsidRPr="00510A36">
              <w:rPr>
                <w:rFonts w:ascii="Courier New" w:eastAsia="Times New Roman" w:hAnsi="Courier New" w:cs="Courier New"/>
                <w:color w:val="DD1144"/>
                <w:sz w:val="20"/>
                <w:szCs w:val="20"/>
              </w:rPr>
              <w:t>    </w:t>
            </w:r>
            <w:proofErr w:type="spellStart"/>
            <w:r w:rsidRPr="00510A36">
              <w:rPr>
                <w:rFonts w:ascii="Courier New" w:eastAsia="Times New Roman" w:hAnsi="Courier New" w:cs="Courier New"/>
                <w:sz w:val="20"/>
                <w:szCs w:val="20"/>
              </w:rPr>
              <w:t>this.age</w:t>
            </w:r>
            <w:proofErr w:type="spellEnd"/>
            <w:r w:rsidRPr="00510A36">
              <w:rPr>
                <w:rFonts w:ascii="Courier New" w:eastAsia="Times New Roman" w:hAnsi="Courier New" w:cs="Courier New"/>
                <w:sz w:val="20"/>
                <w:szCs w:val="20"/>
              </w:rPr>
              <w:t xml:space="preserve"> = age;</w:t>
            </w:r>
          </w:p>
          <w:p w14:paraId="2D3F338F" w14:textId="77777777" w:rsidR="00510A36" w:rsidRPr="00510A36" w:rsidRDefault="00510A36" w:rsidP="00510A36">
            <w:pPr>
              <w:shd w:val="clear" w:color="auto" w:fill="FFFFFF"/>
              <w:spacing w:after="0" w:line="240" w:lineRule="auto"/>
              <w:rPr>
                <w:rFonts w:ascii="Times New Roman" w:eastAsia="Times New Roman" w:hAnsi="Times New Roman" w:cs="Times New Roman"/>
                <w:sz w:val="24"/>
                <w:szCs w:val="24"/>
              </w:rPr>
            </w:pPr>
            <w:r w:rsidRPr="00510A36">
              <w:rPr>
                <w:rFonts w:ascii="Courier New" w:eastAsia="Times New Roman" w:hAnsi="Courier New" w:cs="Courier New"/>
                <w:sz w:val="20"/>
                <w:szCs w:val="20"/>
              </w:rPr>
              <w:t>}</w:t>
            </w:r>
          </w:p>
        </w:tc>
      </w:tr>
    </w:tbl>
    <w:p w14:paraId="270FE49E" w14:textId="463E91C8" w:rsidR="00510A36" w:rsidRPr="00510A36" w:rsidRDefault="00510A36" w:rsidP="00510A36">
      <w:pPr>
        <w:shd w:val="clear" w:color="auto" w:fill="FFFFFF"/>
        <w:spacing w:after="0" w:line="240" w:lineRule="auto"/>
        <w:textAlignment w:val="baseline"/>
        <w:rPr>
          <w:rFonts w:ascii="Roboto" w:eastAsia="Times New Roman" w:hAnsi="Roboto"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0A36">
        <w:rPr>
          <w:rFonts w:ascii="Helvetica" w:eastAsia="Times New Roman" w:hAnsi="Helvetica" w:cs="Helvetica"/>
          <w:color w:val="333333"/>
          <w:sz w:val="21"/>
          <w:szCs w:val="21"/>
          <w:shd w:val="clear" w:color="auto" w:fill="FFFFFF"/>
        </w:rPr>
        <w:t xml:space="preserve">So </w:t>
      </w:r>
      <w:proofErr w:type="gramStart"/>
      <w:r w:rsidRPr="00510A36">
        <w:rPr>
          <w:rFonts w:ascii="Helvetica" w:eastAsia="Times New Roman" w:hAnsi="Helvetica" w:cs="Helvetica"/>
          <w:color w:val="333333"/>
          <w:sz w:val="21"/>
          <w:szCs w:val="21"/>
          <w:shd w:val="clear" w:color="auto" w:fill="FFFFFF"/>
        </w:rPr>
        <w:t>far</w:t>
      </w:r>
      <w:proofErr w:type="gramEnd"/>
      <w:r w:rsidRPr="00510A36">
        <w:rPr>
          <w:rFonts w:ascii="Helvetica" w:eastAsia="Times New Roman" w:hAnsi="Helvetica" w:cs="Helvetica"/>
          <w:color w:val="333333"/>
          <w:sz w:val="21"/>
          <w:szCs w:val="21"/>
          <w:shd w:val="clear" w:color="auto" w:fill="FFFFFF"/>
        </w:rPr>
        <w:t xml:space="preserve"> you’ve got an understanding about what encapsulation is in OOP and how it is implemented in Java. In short, encapsulation is a technique for hiding implementation details and restricting access for the outside world.</w:t>
      </w:r>
    </w:p>
    <w:p w14:paraId="74EF83A8" w14:textId="07656CDB" w:rsidR="008E3843" w:rsidRPr="008E3843" w:rsidRDefault="008E3843" w:rsidP="008E3843">
      <w:pPr>
        <w:pStyle w:val="NoSpacing"/>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4FA7E6" w14:textId="32E90D67" w:rsidR="008E3843" w:rsidRDefault="008E3843" w:rsidP="008E3843">
      <w:pPr>
        <w:pStyle w:val="NoSpacing"/>
        <w:ind w:left="720"/>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B40302" w14:textId="79397102" w:rsidR="008E3843" w:rsidRDefault="008E3843" w:rsidP="00A54D43">
      <w:pPr>
        <w:pStyle w:val="NoSpacing"/>
        <w:numPr>
          <w:ilvl w:val="0"/>
          <w:numId w:val="1"/>
        </w:numPr>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Difference between Abstract class and Interface?</w:t>
      </w:r>
    </w:p>
    <w:p w14:paraId="481317CC" w14:textId="77777777" w:rsidR="00125F5E" w:rsidRPr="00125F5E" w:rsidRDefault="00125F5E" w:rsidP="00A54D43">
      <w:pPr>
        <w:pStyle w:val="ListParagraph"/>
        <w:numPr>
          <w:ilvl w:val="0"/>
          <w:numId w:val="14"/>
        </w:numPr>
        <w:spacing w:before="100" w:beforeAutospacing="1" w:after="100" w:afterAutospacing="1" w:line="408" w:lineRule="atLeast"/>
        <w:rPr>
          <w:rFonts w:ascii="Georgia" w:eastAsia="Times New Roman" w:hAnsi="Georgia" w:cs="Times New Roman"/>
          <w:color w:val="2F2F2F"/>
          <w:sz w:val="26"/>
          <w:szCs w:val="26"/>
        </w:rPr>
      </w:pPr>
      <w:r w:rsidRPr="00125F5E">
        <w:rPr>
          <w:rFonts w:ascii="Georgia" w:eastAsia="Times New Roman" w:hAnsi="Georgia" w:cs="Times New Roman"/>
          <w:color w:val="2F2F2F"/>
          <w:sz w:val="26"/>
          <w:szCs w:val="26"/>
        </w:rPr>
        <w:t>Main difference is methods of a Java interface are implicitly abstract and cannot have implementations. A Java abstract class can have instance methods that implements a default behavior.</w:t>
      </w:r>
    </w:p>
    <w:p w14:paraId="1F84CF0B" w14:textId="77777777" w:rsidR="00125F5E" w:rsidRPr="00125F5E" w:rsidRDefault="00125F5E" w:rsidP="00A54D43">
      <w:pPr>
        <w:pStyle w:val="ListParagraph"/>
        <w:numPr>
          <w:ilvl w:val="0"/>
          <w:numId w:val="14"/>
        </w:numPr>
        <w:spacing w:before="100" w:beforeAutospacing="1" w:after="100" w:afterAutospacing="1" w:line="408" w:lineRule="atLeast"/>
        <w:rPr>
          <w:rFonts w:ascii="Georgia" w:eastAsia="Times New Roman" w:hAnsi="Georgia" w:cs="Times New Roman"/>
          <w:color w:val="2F2F2F"/>
          <w:sz w:val="26"/>
          <w:szCs w:val="26"/>
        </w:rPr>
      </w:pPr>
      <w:r w:rsidRPr="00125F5E">
        <w:rPr>
          <w:rFonts w:ascii="Georgia" w:eastAsia="Times New Roman" w:hAnsi="Georgia" w:cs="Times New Roman"/>
          <w:color w:val="2F2F2F"/>
          <w:sz w:val="26"/>
          <w:szCs w:val="26"/>
        </w:rPr>
        <w:t xml:space="preserve">Variables declared in a Java interface is by default final. </w:t>
      </w:r>
      <w:proofErr w:type="gramStart"/>
      <w:r w:rsidRPr="00125F5E">
        <w:rPr>
          <w:rFonts w:ascii="Georgia" w:eastAsia="Times New Roman" w:hAnsi="Georgia" w:cs="Times New Roman"/>
          <w:color w:val="2F2F2F"/>
          <w:sz w:val="26"/>
          <w:szCs w:val="26"/>
        </w:rPr>
        <w:t>An  abstract</w:t>
      </w:r>
      <w:proofErr w:type="gramEnd"/>
      <w:r w:rsidRPr="00125F5E">
        <w:rPr>
          <w:rFonts w:ascii="Georgia" w:eastAsia="Times New Roman" w:hAnsi="Georgia" w:cs="Times New Roman"/>
          <w:color w:val="2F2F2F"/>
          <w:sz w:val="26"/>
          <w:szCs w:val="26"/>
        </w:rPr>
        <w:t xml:space="preserve"> class may contain non-final variables.</w:t>
      </w:r>
    </w:p>
    <w:p w14:paraId="45079BFB" w14:textId="77777777" w:rsidR="00125F5E" w:rsidRPr="00125F5E" w:rsidRDefault="00125F5E" w:rsidP="00A54D43">
      <w:pPr>
        <w:numPr>
          <w:ilvl w:val="0"/>
          <w:numId w:val="14"/>
        </w:numPr>
        <w:spacing w:before="100" w:beforeAutospacing="1" w:after="100" w:afterAutospacing="1" w:line="408" w:lineRule="atLeast"/>
        <w:rPr>
          <w:rFonts w:ascii="Georgia" w:eastAsia="Times New Roman" w:hAnsi="Georgia" w:cs="Times New Roman"/>
          <w:color w:val="2F2F2F"/>
          <w:sz w:val="26"/>
          <w:szCs w:val="26"/>
        </w:rPr>
      </w:pPr>
      <w:r w:rsidRPr="00125F5E">
        <w:rPr>
          <w:rFonts w:ascii="Georgia" w:eastAsia="Times New Roman" w:hAnsi="Georgia" w:cs="Times New Roman"/>
          <w:color w:val="2F2F2F"/>
          <w:sz w:val="26"/>
          <w:szCs w:val="26"/>
        </w:rPr>
        <w:t xml:space="preserve">Members of a Java interface are public by default. A Java abstract class can have the usual flavors of class members like private, protected, </w:t>
      </w:r>
      <w:proofErr w:type="gramStart"/>
      <w:r w:rsidRPr="00125F5E">
        <w:rPr>
          <w:rFonts w:ascii="Georgia" w:eastAsia="Times New Roman" w:hAnsi="Georgia" w:cs="Times New Roman"/>
          <w:color w:val="2F2F2F"/>
          <w:sz w:val="26"/>
          <w:szCs w:val="26"/>
        </w:rPr>
        <w:t>etc..</w:t>
      </w:r>
      <w:proofErr w:type="gramEnd"/>
    </w:p>
    <w:p w14:paraId="4FF7D4DC" w14:textId="77777777" w:rsidR="00125F5E" w:rsidRPr="00125F5E" w:rsidRDefault="00125F5E" w:rsidP="00A54D43">
      <w:pPr>
        <w:numPr>
          <w:ilvl w:val="0"/>
          <w:numId w:val="14"/>
        </w:numPr>
        <w:spacing w:before="100" w:beforeAutospacing="1" w:after="100" w:afterAutospacing="1" w:line="408" w:lineRule="atLeast"/>
        <w:rPr>
          <w:rFonts w:ascii="Georgia" w:eastAsia="Times New Roman" w:hAnsi="Georgia" w:cs="Times New Roman"/>
          <w:color w:val="2F2F2F"/>
          <w:sz w:val="26"/>
          <w:szCs w:val="26"/>
        </w:rPr>
      </w:pPr>
      <w:r w:rsidRPr="00125F5E">
        <w:rPr>
          <w:rFonts w:ascii="Georgia" w:eastAsia="Times New Roman" w:hAnsi="Georgia" w:cs="Times New Roman"/>
          <w:color w:val="2F2F2F"/>
          <w:sz w:val="26"/>
          <w:szCs w:val="26"/>
        </w:rPr>
        <w:lastRenderedPageBreak/>
        <w:t>Java interface should be implemented using keyword “implements”; A Java abstract class should be extended using keyword “extends”.</w:t>
      </w:r>
    </w:p>
    <w:p w14:paraId="71ADCC3E" w14:textId="77777777" w:rsidR="00125F5E" w:rsidRPr="00125F5E" w:rsidRDefault="00125F5E" w:rsidP="00A54D43">
      <w:pPr>
        <w:numPr>
          <w:ilvl w:val="0"/>
          <w:numId w:val="14"/>
        </w:numPr>
        <w:spacing w:before="100" w:beforeAutospacing="1" w:after="100" w:afterAutospacing="1" w:line="408" w:lineRule="atLeast"/>
        <w:rPr>
          <w:rFonts w:ascii="Georgia" w:eastAsia="Times New Roman" w:hAnsi="Georgia" w:cs="Times New Roman"/>
          <w:color w:val="2F2F2F"/>
          <w:sz w:val="26"/>
          <w:szCs w:val="26"/>
        </w:rPr>
      </w:pPr>
      <w:r w:rsidRPr="00125F5E">
        <w:rPr>
          <w:rFonts w:ascii="Georgia" w:eastAsia="Times New Roman" w:hAnsi="Georgia" w:cs="Times New Roman"/>
          <w:color w:val="2F2F2F"/>
          <w:sz w:val="26"/>
          <w:szCs w:val="26"/>
        </w:rPr>
        <w:t>An interface can extend another Java interface only, an abstract class can extend another Java class and implement multiple Java interfaces.</w:t>
      </w:r>
    </w:p>
    <w:p w14:paraId="33815BF0" w14:textId="77777777" w:rsidR="00125F5E" w:rsidRPr="00125F5E" w:rsidRDefault="00125F5E" w:rsidP="00A54D43">
      <w:pPr>
        <w:numPr>
          <w:ilvl w:val="0"/>
          <w:numId w:val="14"/>
        </w:numPr>
        <w:spacing w:before="100" w:beforeAutospacing="1" w:after="100" w:afterAutospacing="1" w:line="408" w:lineRule="atLeast"/>
        <w:rPr>
          <w:rFonts w:ascii="Georgia" w:eastAsia="Times New Roman" w:hAnsi="Georgia" w:cs="Times New Roman"/>
          <w:color w:val="2F2F2F"/>
          <w:sz w:val="26"/>
          <w:szCs w:val="26"/>
        </w:rPr>
      </w:pPr>
      <w:r w:rsidRPr="00125F5E">
        <w:rPr>
          <w:rFonts w:ascii="Georgia" w:eastAsia="Times New Roman" w:hAnsi="Georgia" w:cs="Times New Roman"/>
          <w:color w:val="2F2F2F"/>
          <w:sz w:val="26"/>
          <w:szCs w:val="26"/>
        </w:rPr>
        <w:t xml:space="preserve">A Java class can implement multiple </w:t>
      </w:r>
      <w:proofErr w:type="gramStart"/>
      <w:r w:rsidRPr="00125F5E">
        <w:rPr>
          <w:rFonts w:ascii="Georgia" w:eastAsia="Times New Roman" w:hAnsi="Georgia" w:cs="Times New Roman"/>
          <w:color w:val="2F2F2F"/>
          <w:sz w:val="26"/>
          <w:szCs w:val="26"/>
        </w:rPr>
        <w:t>interfaces</w:t>
      </w:r>
      <w:proofErr w:type="gramEnd"/>
      <w:r w:rsidRPr="00125F5E">
        <w:rPr>
          <w:rFonts w:ascii="Georgia" w:eastAsia="Times New Roman" w:hAnsi="Georgia" w:cs="Times New Roman"/>
          <w:color w:val="2F2F2F"/>
          <w:sz w:val="26"/>
          <w:szCs w:val="26"/>
        </w:rPr>
        <w:t xml:space="preserve"> but it can extend only one abstract class.</w:t>
      </w:r>
    </w:p>
    <w:p w14:paraId="04B0D1F2" w14:textId="77777777" w:rsidR="00125F5E" w:rsidRPr="00125F5E" w:rsidRDefault="00125F5E" w:rsidP="00A54D43">
      <w:pPr>
        <w:numPr>
          <w:ilvl w:val="0"/>
          <w:numId w:val="14"/>
        </w:numPr>
        <w:spacing w:before="100" w:beforeAutospacing="1" w:after="100" w:afterAutospacing="1" w:line="408" w:lineRule="atLeast"/>
        <w:rPr>
          <w:rFonts w:ascii="Georgia" w:eastAsia="Times New Roman" w:hAnsi="Georgia" w:cs="Times New Roman"/>
          <w:color w:val="2F2F2F"/>
          <w:sz w:val="26"/>
          <w:szCs w:val="26"/>
        </w:rPr>
      </w:pPr>
      <w:r w:rsidRPr="00125F5E">
        <w:rPr>
          <w:rFonts w:ascii="Georgia" w:eastAsia="Times New Roman" w:hAnsi="Georgia" w:cs="Times New Roman"/>
          <w:color w:val="2F2F2F"/>
          <w:sz w:val="26"/>
          <w:szCs w:val="26"/>
        </w:rPr>
        <w:t xml:space="preserve">Interface is absolutely abstract and cannot be instantiated; A Java abstract class also cannot be instantiated, but can be invoked if a </w:t>
      </w:r>
      <w:proofErr w:type="gramStart"/>
      <w:r w:rsidRPr="00125F5E">
        <w:rPr>
          <w:rFonts w:ascii="Georgia" w:eastAsia="Times New Roman" w:hAnsi="Georgia" w:cs="Times New Roman"/>
          <w:color w:val="2F2F2F"/>
          <w:sz w:val="26"/>
          <w:szCs w:val="26"/>
        </w:rPr>
        <w:t>main(</w:t>
      </w:r>
      <w:proofErr w:type="gramEnd"/>
      <w:r w:rsidRPr="00125F5E">
        <w:rPr>
          <w:rFonts w:ascii="Georgia" w:eastAsia="Times New Roman" w:hAnsi="Georgia" w:cs="Times New Roman"/>
          <w:color w:val="2F2F2F"/>
          <w:sz w:val="26"/>
          <w:szCs w:val="26"/>
        </w:rPr>
        <w:t>) exists.</w:t>
      </w:r>
    </w:p>
    <w:p w14:paraId="0E72D688" w14:textId="5B457C10" w:rsidR="00125F5E" w:rsidRDefault="00125F5E" w:rsidP="00A54D43">
      <w:pPr>
        <w:numPr>
          <w:ilvl w:val="0"/>
          <w:numId w:val="14"/>
        </w:numPr>
        <w:spacing w:before="100" w:beforeAutospacing="1" w:after="100" w:afterAutospacing="1" w:line="408" w:lineRule="atLeast"/>
        <w:rPr>
          <w:rFonts w:ascii="Georgia" w:eastAsia="Times New Roman" w:hAnsi="Georgia" w:cs="Times New Roman"/>
          <w:color w:val="2F2F2F"/>
          <w:sz w:val="26"/>
          <w:szCs w:val="26"/>
        </w:rPr>
      </w:pPr>
      <w:r w:rsidRPr="00125F5E">
        <w:rPr>
          <w:rFonts w:ascii="Georgia" w:eastAsia="Times New Roman" w:hAnsi="Georgia" w:cs="Times New Roman"/>
          <w:color w:val="2F2F2F"/>
          <w:sz w:val="26"/>
          <w:szCs w:val="26"/>
        </w:rPr>
        <w:t>In comparison with java abstract classes, java interfaces are slow as it requires extra indirection.</w:t>
      </w:r>
    </w:p>
    <w:p w14:paraId="13B55A91" w14:textId="2D1EEA08" w:rsidR="00125F5E" w:rsidRDefault="00125F5E" w:rsidP="00A54D43">
      <w:pPr>
        <w:pStyle w:val="ListParagraph"/>
        <w:numPr>
          <w:ilvl w:val="0"/>
          <w:numId w:val="1"/>
        </w:numPr>
        <w:spacing w:before="100" w:beforeAutospacing="1" w:after="100" w:afterAutospacing="1" w:line="408" w:lineRule="atLeast"/>
        <w:rPr>
          <w:rFonts w:ascii="Georgia" w:eastAsia="Times New Roman" w:hAnsi="Georgia" w:cs="Times New Roman"/>
          <w:color w:val="2F2F2F"/>
          <w:sz w:val="26"/>
          <w:szCs w:val="26"/>
        </w:rPr>
      </w:pPr>
      <w:r>
        <w:rPr>
          <w:rFonts w:ascii="Georgia" w:eastAsia="Times New Roman" w:hAnsi="Georgia" w:cs="Times New Roman"/>
          <w:color w:val="2F2F2F"/>
          <w:sz w:val="26"/>
          <w:szCs w:val="26"/>
        </w:rPr>
        <w:t>What is product backlog?</w:t>
      </w:r>
    </w:p>
    <w:p w14:paraId="5098E53C" w14:textId="77777777" w:rsidR="00125F5E" w:rsidRPr="00125F5E" w:rsidRDefault="00125F5E" w:rsidP="00125F5E">
      <w:pPr>
        <w:shd w:val="clear" w:color="auto" w:fill="FFFFFF"/>
        <w:spacing w:after="150" w:line="383" w:lineRule="atLeast"/>
        <w:rPr>
          <w:rFonts w:ascii="Arial" w:eastAsia="Times New Roman" w:hAnsi="Arial" w:cs="Arial"/>
          <w:color w:val="777777"/>
          <w:spacing w:val="-4"/>
          <w:sz w:val="29"/>
          <w:szCs w:val="29"/>
        </w:rPr>
      </w:pPr>
      <w:r w:rsidRPr="00125F5E">
        <w:rPr>
          <w:rFonts w:ascii="Arial" w:eastAsia="Times New Roman" w:hAnsi="Arial" w:cs="Arial"/>
          <w:color w:val="777777"/>
          <w:spacing w:val="-4"/>
          <w:sz w:val="29"/>
          <w:szCs w:val="29"/>
        </w:rPr>
        <w:t>A product backlog is a list of the new features, changes to existing features, bug fixes, infrastructure changes or other activities that a team may deliver in order to achieve a specific outcome.</w:t>
      </w:r>
    </w:p>
    <w:p w14:paraId="149F17A0" w14:textId="77777777" w:rsidR="00125F5E" w:rsidRPr="00125F5E" w:rsidRDefault="00125F5E" w:rsidP="00125F5E">
      <w:pPr>
        <w:shd w:val="clear" w:color="auto" w:fill="FFFFFF"/>
        <w:spacing w:after="150" w:line="383" w:lineRule="atLeast"/>
        <w:rPr>
          <w:rFonts w:ascii="Arial" w:eastAsia="Times New Roman" w:hAnsi="Arial" w:cs="Arial"/>
          <w:color w:val="777777"/>
          <w:spacing w:val="-4"/>
          <w:sz w:val="29"/>
          <w:szCs w:val="29"/>
        </w:rPr>
      </w:pPr>
      <w:r w:rsidRPr="00125F5E">
        <w:rPr>
          <w:rFonts w:ascii="Arial" w:eastAsia="Times New Roman" w:hAnsi="Arial" w:cs="Arial"/>
          <w:color w:val="777777"/>
          <w:spacing w:val="-4"/>
          <w:sz w:val="29"/>
          <w:szCs w:val="29"/>
        </w:rPr>
        <w:t>The product backlog is the single authoritative source for things that a team works on.</w:t>
      </w:r>
    </w:p>
    <w:p w14:paraId="160506F5" w14:textId="7FE42ACB" w:rsidR="00125F5E" w:rsidRDefault="00125F5E" w:rsidP="00A54D43">
      <w:pPr>
        <w:pStyle w:val="ListParagraph"/>
        <w:numPr>
          <w:ilvl w:val="0"/>
          <w:numId w:val="1"/>
        </w:numPr>
        <w:spacing w:before="100" w:beforeAutospacing="1" w:after="100" w:afterAutospacing="1" w:line="408" w:lineRule="atLeast"/>
        <w:rPr>
          <w:rFonts w:ascii="Georgia" w:eastAsia="Times New Roman" w:hAnsi="Georgia" w:cs="Times New Roman"/>
          <w:color w:val="2F2F2F"/>
          <w:sz w:val="26"/>
          <w:szCs w:val="26"/>
        </w:rPr>
      </w:pPr>
      <w:r>
        <w:rPr>
          <w:rFonts w:ascii="Georgia" w:eastAsia="Times New Roman" w:hAnsi="Georgia" w:cs="Times New Roman"/>
          <w:color w:val="2F2F2F"/>
          <w:sz w:val="26"/>
          <w:szCs w:val="26"/>
        </w:rPr>
        <w:t>Backlog Refinement?</w:t>
      </w:r>
    </w:p>
    <w:p w14:paraId="00CFA7BF" w14:textId="77777777" w:rsidR="00125F5E" w:rsidRDefault="00125F5E" w:rsidP="00125F5E">
      <w:pPr>
        <w:pStyle w:val="NormalWeb"/>
        <w:spacing w:before="0" w:beforeAutospacing="0" w:after="0" w:afterAutospacing="0" w:line="383" w:lineRule="atLeast"/>
        <w:rPr>
          <w:rFonts w:ascii="Arial" w:hAnsi="Arial" w:cs="Arial"/>
          <w:color w:val="777777"/>
          <w:spacing w:val="-4"/>
          <w:sz w:val="29"/>
          <w:szCs w:val="29"/>
        </w:rPr>
      </w:pPr>
      <w:r>
        <w:rPr>
          <w:rFonts w:ascii="Arial" w:hAnsi="Arial" w:cs="Arial"/>
          <w:color w:val="777777"/>
          <w:spacing w:val="-4"/>
          <w:sz w:val="29"/>
          <w:szCs w:val="29"/>
        </w:rPr>
        <w:t>Backlog refinement (formerly known as backlog grooming) is when the </w:t>
      </w:r>
      <w:hyperlink r:id="rId16" w:history="1">
        <w:r>
          <w:rPr>
            <w:rStyle w:val="Hyperlink"/>
            <w:rFonts w:ascii="Arial" w:hAnsi="Arial" w:cs="Arial"/>
            <w:color w:val="287FD6"/>
            <w:spacing w:val="-4"/>
            <w:sz w:val="29"/>
            <w:szCs w:val="29"/>
          </w:rPr>
          <w:t>product owner </w:t>
        </w:r>
      </w:hyperlink>
      <w:r>
        <w:rPr>
          <w:rFonts w:ascii="Arial" w:hAnsi="Arial" w:cs="Arial"/>
          <w:color w:val="777777"/>
          <w:spacing w:val="-4"/>
          <w:sz w:val="29"/>
          <w:szCs w:val="29"/>
        </w:rPr>
        <w:t>and some, or all, of the rest of the team review items on the </w:t>
      </w:r>
      <w:hyperlink r:id="rId17" w:history="1">
        <w:r>
          <w:rPr>
            <w:rStyle w:val="Hyperlink"/>
            <w:rFonts w:ascii="Arial" w:hAnsi="Arial" w:cs="Arial"/>
            <w:color w:val="287FD6"/>
            <w:spacing w:val="-4"/>
            <w:sz w:val="29"/>
            <w:szCs w:val="29"/>
          </w:rPr>
          <w:t>backlog</w:t>
        </w:r>
      </w:hyperlink>
      <w:r>
        <w:rPr>
          <w:rFonts w:ascii="Arial" w:hAnsi="Arial" w:cs="Arial"/>
          <w:color w:val="777777"/>
          <w:spacing w:val="-4"/>
          <w:sz w:val="29"/>
          <w:szCs w:val="29"/>
        </w:rPr>
        <w:t> to ensure the backlog contains the appropriate items, that they are prioritized, and that the items at the top of the backlog are ready for delivery. This activity occurs on a regular basis and may be an officially scheduled meeting or an ongoing activity. Some of the activities that occur during this refinement of the backlog include:</w:t>
      </w:r>
    </w:p>
    <w:p w14:paraId="3962F52C" w14:textId="77777777" w:rsidR="00125F5E" w:rsidRDefault="00125F5E" w:rsidP="00A54D43">
      <w:pPr>
        <w:numPr>
          <w:ilvl w:val="0"/>
          <w:numId w:val="15"/>
        </w:numPr>
        <w:spacing w:before="100" w:beforeAutospacing="1" w:after="0" w:afterAutospacing="1" w:line="383" w:lineRule="atLeast"/>
        <w:ind w:left="0"/>
        <w:rPr>
          <w:rFonts w:ascii="Arial" w:hAnsi="Arial" w:cs="Arial"/>
          <w:color w:val="777777"/>
          <w:spacing w:val="-4"/>
          <w:sz w:val="29"/>
          <w:szCs w:val="29"/>
        </w:rPr>
      </w:pPr>
      <w:r>
        <w:rPr>
          <w:rFonts w:ascii="Arial" w:hAnsi="Arial" w:cs="Arial"/>
          <w:color w:val="777777"/>
          <w:spacing w:val="-4"/>
          <w:sz w:val="29"/>
          <w:szCs w:val="29"/>
        </w:rPr>
        <w:t>removing </w:t>
      </w:r>
      <w:hyperlink r:id="rId18" w:history="1">
        <w:r>
          <w:rPr>
            <w:rStyle w:val="Hyperlink"/>
            <w:rFonts w:ascii="Arial" w:hAnsi="Arial" w:cs="Arial"/>
            <w:color w:val="287FD6"/>
            <w:spacing w:val="-4"/>
            <w:sz w:val="29"/>
            <w:szCs w:val="29"/>
          </w:rPr>
          <w:t>user stories</w:t>
        </w:r>
      </w:hyperlink>
      <w:r>
        <w:rPr>
          <w:rFonts w:ascii="Arial" w:hAnsi="Arial" w:cs="Arial"/>
          <w:color w:val="777777"/>
          <w:spacing w:val="-4"/>
          <w:sz w:val="29"/>
          <w:szCs w:val="29"/>
        </w:rPr>
        <w:t> that no longer appear relevant</w:t>
      </w:r>
    </w:p>
    <w:p w14:paraId="246467F6" w14:textId="77777777" w:rsidR="00125F5E" w:rsidRDefault="00125F5E" w:rsidP="00A54D43">
      <w:pPr>
        <w:numPr>
          <w:ilvl w:val="0"/>
          <w:numId w:val="15"/>
        </w:numPr>
        <w:spacing w:before="100" w:beforeAutospacing="1" w:after="100" w:afterAutospacing="1" w:line="383" w:lineRule="atLeast"/>
        <w:ind w:left="0"/>
        <w:rPr>
          <w:rFonts w:ascii="Arial" w:hAnsi="Arial" w:cs="Arial"/>
          <w:color w:val="777777"/>
          <w:spacing w:val="-4"/>
          <w:sz w:val="29"/>
          <w:szCs w:val="29"/>
        </w:rPr>
      </w:pPr>
      <w:r>
        <w:rPr>
          <w:rFonts w:ascii="Arial" w:hAnsi="Arial" w:cs="Arial"/>
          <w:color w:val="777777"/>
          <w:spacing w:val="-4"/>
          <w:sz w:val="29"/>
          <w:szCs w:val="29"/>
        </w:rPr>
        <w:t>creating new user stories in response to newly discovered needs</w:t>
      </w:r>
    </w:p>
    <w:p w14:paraId="3AF5188B" w14:textId="77777777" w:rsidR="00125F5E" w:rsidRDefault="00125F5E" w:rsidP="00A54D43">
      <w:pPr>
        <w:numPr>
          <w:ilvl w:val="0"/>
          <w:numId w:val="15"/>
        </w:numPr>
        <w:spacing w:before="100" w:beforeAutospacing="1" w:after="100" w:afterAutospacing="1" w:line="383" w:lineRule="atLeast"/>
        <w:ind w:left="0"/>
        <w:rPr>
          <w:rFonts w:ascii="Arial" w:hAnsi="Arial" w:cs="Arial"/>
          <w:color w:val="777777"/>
          <w:spacing w:val="-4"/>
          <w:sz w:val="29"/>
          <w:szCs w:val="29"/>
        </w:rPr>
      </w:pPr>
      <w:r>
        <w:rPr>
          <w:rFonts w:ascii="Arial" w:hAnsi="Arial" w:cs="Arial"/>
          <w:color w:val="777777"/>
          <w:spacing w:val="-4"/>
          <w:sz w:val="29"/>
          <w:szCs w:val="29"/>
        </w:rPr>
        <w:t>re-assessing the relative priority of stories</w:t>
      </w:r>
    </w:p>
    <w:p w14:paraId="67BB4D9B" w14:textId="77777777" w:rsidR="00125F5E" w:rsidRDefault="00125F5E" w:rsidP="00A54D43">
      <w:pPr>
        <w:numPr>
          <w:ilvl w:val="0"/>
          <w:numId w:val="15"/>
        </w:numPr>
        <w:spacing w:before="100" w:beforeAutospacing="1" w:after="100" w:afterAutospacing="1" w:line="383" w:lineRule="atLeast"/>
        <w:ind w:left="0"/>
        <w:rPr>
          <w:rFonts w:ascii="Arial" w:hAnsi="Arial" w:cs="Arial"/>
          <w:color w:val="777777"/>
          <w:spacing w:val="-4"/>
          <w:sz w:val="29"/>
          <w:szCs w:val="29"/>
        </w:rPr>
      </w:pPr>
      <w:r>
        <w:rPr>
          <w:rFonts w:ascii="Arial" w:hAnsi="Arial" w:cs="Arial"/>
          <w:color w:val="777777"/>
          <w:spacing w:val="-4"/>
          <w:sz w:val="29"/>
          <w:szCs w:val="29"/>
        </w:rPr>
        <w:t>assigning estimates to stories which have yet to receive one</w:t>
      </w:r>
    </w:p>
    <w:p w14:paraId="179D2D98" w14:textId="77777777" w:rsidR="00125F5E" w:rsidRDefault="00125F5E" w:rsidP="00A54D43">
      <w:pPr>
        <w:numPr>
          <w:ilvl w:val="0"/>
          <w:numId w:val="15"/>
        </w:numPr>
        <w:spacing w:before="100" w:beforeAutospacing="1" w:after="100" w:afterAutospacing="1" w:line="383" w:lineRule="atLeast"/>
        <w:ind w:left="0"/>
        <w:rPr>
          <w:rFonts w:ascii="Arial" w:hAnsi="Arial" w:cs="Arial"/>
          <w:color w:val="777777"/>
          <w:spacing w:val="-4"/>
          <w:sz w:val="29"/>
          <w:szCs w:val="29"/>
        </w:rPr>
      </w:pPr>
      <w:r>
        <w:rPr>
          <w:rFonts w:ascii="Arial" w:hAnsi="Arial" w:cs="Arial"/>
          <w:color w:val="777777"/>
          <w:spacing w:val="-4"/>
          <w:sz w:val="29"/>
          <w:szCs w:val="29"/>
        </w:rPr>
        <w:t xml:space="preserve">correcting estimates </w:t>
      </w:r>
      <w:proofErr w:type="gramStart"/>
      <w:r>
        <w:rPr>
          <w:rFonts w:ascii="Arial" w:hAnsi="Arial" w:cs="Arial"/>
          <w:color w:val="777777"/>
          <w:spacing w:val="-4"/>
          <w:sz w:val="29"/>
          <w:szCs w:val="29"/>
        </w:rPr>
        <w:t>in light of</w:t>
      </w:r>
      <w:proofErr w:type="gramEnd"/>
      <w:r>
        <w:rPr>
          <w:rFonts w:ascii="Arial" w:hAnsi="Arial" w:cs="Arial"/>
          <w:color w:val="777777"/>
          <w:spacing w:val="-4"/>
          <w:sz w:val="29"/>
          <w:szCs w:val="29"/>
        </w:rPr>
        <w:t xml:space="preserve"> newly discovered information</w:t>
      </w:r>
    </w:p>
    <w:p w14:paraId="03EAE47B" w14:textId="77777777" w:rsidR="00125F5E" w:rsidRDefault="00125F5E" w:rsidP="00A54D43">
      <w:pPr>
        <w:numPr>
          <w:ilvl w:val="0"/>
          <w:numId w:val="15"/>
        </w:numPr>
        <w:spacing w:before="100" w:beforeAutospacing="1" w:after="0" w:line="383" w:lineRule="atLeast"/>
        <w:ind w:left="0"/>
        <w:rPr>
          <w:rFonts w:ascii="Arial" w:hAnsi="Arial" w:cs="Arial"/>
          <w:color w:val="777777"/>
          <w:spacing w:val="-4"/>
          <w:sz w:val="29"/>
          <w:szCs w:val="29"/>
        </w:rPr>
      </w:pPr>
      <w:hyperlink r:id="rId19" w:history="1">
        <w:r>
          <w:rPr>
            <w:rStyle w:val="Hyperlink"/>
            <w:rFonts w:ascii="Arial" w:hAnsi="Arial" w:cs="Arial"/>
            <w:color w:val="287FD6"/>
            <w:spacing w:val="-4"/>
            <w:sz w:val="29"/>
            <w:szCs w:val="29"/>
          </w:rPr>
          <w:t>splitting</w:t>
        </w:r>
      </w:hyperlink>
      <w:r>
        <w:rPr>
          <w:rFonts w:ascii="Arial" w:hAnsi="Arial" w:cs="Arial"/>
          <w:color w:val="777777"/>
          <w:spacing w:val="-4"/>
          <w:sz w:val="29"/>
          <w:szCs w:val="29"/>
        </w:rPr>
        <w:t> user stories which are high priority but too coarse grained to fit in an upcoming </w:t>
      </w:r>
      <w:hyperlink r:id="rId20" w:history="1">
        <w:r>
          <w:rPr>
            <w:rStyle w:val="Hyperlink"/>
            <w:rFonts w:ascii="Arial" w:hAnsi="Arial" w:cs="Arial"/>
            <w:color w:val="287FD6"/>
            <w:spacing w:val="-4"/>
            <w:sz w:val="29"/>
            <w:szCs w:val="29"/>
          </w:rPr>
          <w:t>iteration</w:t>
        </w:r>
      </w:hyperlink>
    </w:p>
    <w:p w14:paraId="2BB160F9" w14:textId="6444EC70" w:rsidR="008E3843" w:rsidRDefault="008E3843" w:rsidP="008E3843">
      <w:pPr>
        <w:pStyle w:val="NoSpacing"/>
        <w:ind w:left="360"/>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0526CC" w14:textId="27271B9A" w:rsidR="00125F5E" w:rsidRDefault="00125F5E" w:rsidP="00A54D43">
      <w:pPr>
        <w:pStyle w:val="NoSpacing"/>
        <w:numPr>
          <w:ilvl w:val="0"/>
          <w:numId w:val="1"/>
        </w:numPr>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Who closes the </w:t>
      </w:r>
      <w:proofErr w:type="gramStart"/>
      <w:r>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bug ?</w:t>
      </w:r>
      <w:proofErr w:type="gramEnd"/>
    </w:p>
    <w:p w14:paraId="225ABAB0" w14:textId="0B6CC70D" w:rsidR="00125F5E" w:rsidRDefault="00125F5E" w:rsidP="00125F5E">
      <w:pPr>
        <w:pStyle w:val="NoSpacing"/>
        <w:ind w:left="360"/>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Tester</w:t>
      </w:r>
    </w:p>
    <w:p w14:paraId="671CF47E" w14:textId="5CDC7D82" w:rsidR="00125F5E" w:rsidRDefault="00125F5E" w:rsidP="00125F5E">
      <w:pPr>
        <w:pStyle w:val="NoSpacing"/>
        <w:ind w:left="360"/>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C7C81C" w14:textId="0FF3F511" w:rsidR="00125F5E" w:rsidRPr="00125F5E" w:rsidRDefault="00125F5E" w:rsidP="00A54D43">
      <w:pPr>
        <w:pStyle w:val="NoSpacing"/>
        <w:numPr>
          <w:ilvl w:val="0"/>
          <w:numId w:val="1"/>
        </w:numPr>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Regression Testing &amp; Retesting?</w:t>
      </w:r>
    </w:p>
    <w:tbl>
      <w:tblPr>
        <w:tblW w:w="9020" w:type="dxa"/>
        <w:shd w:val="clear" w:color="auto" w:fill="FFFFFF"/>
        <w:tblCellMar>
          <w:top w:w="15" w:type="dxa"/>
          <w:left w:w="15" w:type="dxa"/>
          <w:bottom w:w="15" w:type="dxa"/>
          <w:right w:w="15" w:type="dxa"/>
        </w:tblCellMar>
        <w:tblLook w:val="04A0" w:firstRow="1" w:lastRow="0" w:firstColumn="1" w:lastColumn="0" w:noHBand="0" w:noVBand="1"/>
      </w:tblPr>
      <w:tblGrid>
        <w:gridCol w:w="4509"/>
        <w:gridCol w:w="4511"/>
      </w:tblGrid>
      <w:tr w:rsidR="00125F5E" w14:paraId="0F7D613D" w14:textId="77777777" w:rsidTr="00125F5E">
        <w:tc>
          <w:tcPr>
            <w:tcW w:w="4620" w:type="dxa"/>
            <w:tcBorders>
              <w:top w:val="single" w:sz="6" w:space="0" w:color="DDDDDD"/>
            </w:tcBorders>
            <w:shd w:val="clear" w:color="auto" w:fill="FFFFFF"/>
            <w:tcMar>
              <w:top w:w="90" w:type="dxa"/>
              <w:left w:w="0" w:type="dxa"/>
              <w:bottom w:w="90" w:type="dxa"/>
              <w:right w:w="0" w:type="dxa"/>
            </w:tcMar>
            <w:vAlign w:val="center"/>
            <w:hideMark/>
          </w:tcPr>
          <w:p w14:paraId="63051250" w14:textId="77777777" w:rsidR="00125F5E" w:rsidRDefault="00125F5E" w:rsidP="00125F5E">
            <w:pPr>
              <w:pStyle w:val="NoSpacing"/>
            </w:pPr>
            <w:r>
              <w:rPr>
                <w:rStyle w:val="Strong"/>
                <w:color w:val="333333"/>
                <w:sz w:val="27"/>
                <w:szCs w:val="27"/>
              </w:rPr>
              <w:t>Regression testing</w:t>
            </w:r>
          </w:p>
        </w:tc>
        <w:tc>
          <w:tcPr>
            <w:tcW w:w="4620" w:type="dxa"/>
            <w:tcBorders>
              <w:top w:val="single" w:sz="6" w:space="0" w:color="DDDDDD"/>
            </w:tcBorders>
            <w:shd w:val="clear" w:color="auto" w:fill="FFFFFF"/>
            <w:tcMar>
              <w:top w:w="90" w:type="dxa"/>
              <w:left w:w="0" w:type="dxa"/>
              <w:bottom w:w="90" w:type="dxa"/>
              <w:right w:w="0" w:type="dxa"/>
            </w:tcMar>
            <w:vAlign w:val="center"/>
            <w:hideMark/>
          </w:tcPr>
          <w:p w14:paraId="549C6938" w14:textId="77777777" w:rsidR="00125F5E" w:rsidRDefault="00125F5E" w:rsidP="00125F5E">
            <w:pPr>
              <w:pStyle w:val="NoSpacing"/>
            </w:pPr>
            <w:r>
              <w:rPr>
                <w:rStyle w:val="Strong"/>
                <w:color w:val="333333"/>
                <w:sz w:val="27"/>
                <w:szCs w:val="27"/>
              </w:rPr>
              <w:t>Retesting</w:t>
            </w:r>
          </w:p>
        </w:tc>
      </w:tr>
      <w:tr w:rsidR="00125F5E" w14:paraId="3719BE3F" w14:textId="77777777" w:rsidTr="00125F5E">
        <w:tc>
          <w:tcPr>
            <w:tcW w:w="4620" w:type="dxa"/>
            <w:tcBorders>
              <w:top w:val="single" w:sz="6" w:space="0" w:color="DDDDDD"/>
            </w:tcBorders>
            <w:shd w:val="clear" w:color="auto" w:fill="FFFFFF"/>
            <w:tcMar>
              <w:top w:w="90" w:type="dxa"/>
              <w:left w:w="0" w:type="dxa"/>
              <w:bottom w:w="90" w:type="dxa"/>
              <w:right w:w="0" w:type="dxa"/>
            </w:tcMar>
            <w:vAlign w:val="center"/>
            <w:hideMark/>
          </w:tcPr>
          <w:p w14:paraId="5808171B" w14:textId="77777777" w:rsidR="00125F5E" w:rsidRDefault="00125F5E" w:rsidP="00125F5E">
            <w:pPr>
              <w:pStyle w:val="NoSpacing"/>
            </w:pPr>
            <w:r>
              <w:t>Regression testing is done to find out the issues which may get introduced because of any change or modification in the application.</w:t>
            </w:r>
          </w:p>
        </w:tc>
        <w:tc>
          <w:tcPr>
            <w:tcW w:w="4620" w:type="dxa"/>
            <w:tcBorders>
              <w:top w:val="single" w:sz="6" w:space="0" w:color="DDDDDD"/>
            </w:tcBorders>
            <w:shd w:val="clear" w:color="auto" w:fill="FFFFFF"/>
            <w:tcMar>
              <w:top w:w="90" w:type="dxa"/>
              <w:left w:w="0" w:type="dxa"/>
              <w:bottom w:w="90" w:type="dxa"/>
              <w:right w:w="0" w:type="dxa"/>
            </w:tcMar>
            <w:vAlign w:val="center"/>
            <w:hideMark/>
          </w:tcPr>
          <w:p w14:paraId="496B5E9E" w14:textId="77777777" w:rsidR="00125F5E" w:rsidRDefault="00125F5E" w:rsidP="00125F5E">
            <w:pPr>
              <w:pStyle w:val="NoSpacing"/>
            </w:pPr>
            <w:r>
              <w:t>Retesting is done to confirm whether the failed test cases in the final execution are working fine or not after the issues have been fixed.</w:t>
            </w:r>
          </w:p>
        </w:tc>
      </w:tr>
      <w:tr w:rsidR="00125F5E" w14:paraId="0AF763D3" w14:textId="77777777" w:rsidTr="00125F5E">
        <w:tc>
          <w:tcPr>
            <w:tcW w:w="4620" w:type="dxa"/>
            <w:tcBorders>
              <w:top w:val="single" w:sz="6" w:space="0" w:color="DDDDDD"/>
            </w:tcBorders>
            <w:shd w:val="clear" w:color="auto" w:fill="FFFFFF"/>
            <w:tcMar>
              <w:top w:w="90" w:type="dxa"/>
              <w:left w:w="0" w:type="dxa"/>
              <w:bottom w:w="90" w:type="dxa"/>
              <w:right w:w="0" w:type="dxa"/>
            </w:tcMar>
            <w:vAlign w:val="center"/>
            <w:hideMark/>
          </w:tcPr>
          <w:p w14:paraId="71A45179" w14:textId="77777777" w:rsidR="00125F5E" w:rsidRDefault="00125F5E" w:rsidP="00125F5E">
            <w:pPr>
              <w:pStyle w:val="NoSpacing"/>
            </w:pPr>
            <w:r>
              <w:t>The purpose of regression testing is that any new change in the application should NOT introduce any new bug in existing functionality.</w:t>
            </w:r>
          </w:p>
        </w:tc>
        <w:tc>
          <w:tcPr>
            <w:tcW w:w="4620" w:type="dxa"/>
            <w:tcBorders>
              <w:top w:val="single" w:sz="6" w:space="0" w:color="DDDDDD"/>
            </w:tcBorders>
            <w:shd w:val="clear" w:color="auto" w:fill="FFFFFF"/>
            <w:tcMar>
              <w:top w:w="90" w:type="dxa"/>
              <w:left w:w="0" w:type="dxa"/>
              <w:bottom w:w="90" w:type="dxa"/>
              <w:right w:w="0" w:type="dxa"/>
            </w:tcMar>
            <w:vAlign w:val="center"/>
            <w:hideMark/>
          </w:tcPr>
          <w:p w14:paraId="47D67FF3" w14:textId="77777777" w:rsidR="00125F5E" w:rsidRDefault="00125F5E" w:rsidP="00125F5E">
            <w:pPr>
              <w:pStyle w:val="NoSpacing"/>
            </w:pPr>
            <w:r>
              <w:t>The purpose of retesting is to ensure that the particular </w:t>
            </w:r>
            <w:hyperlink r:id="rId21" w:history="1">
              <w:r>
                <w:rPr>
                  <w:rStyle w:val="Hyperlink"/>
                  <w:b/>
                  <w:bCs/>
                  <w:color w:val="CF4344"/>
                  <w:sz w:val="27"/>
                  <w:szCs w:val="27"/>
                </w:rPr>
                <w:t>bug </w:t>
              </w:r>
            </w:hyperlink>
            <w:r>
              <w:t>or issue is resolved and the functionality is working as expected.</w:t>
            </w:r>
          </w:p>
        </w:tc>
      </w:tr>
      <w:tr w:rsidR="00125F5E" w14:paraId="2A2DE644" w14:textId="77777777" w:rsidTr="00125F5E">
        <w:tc>
          <w:tcPr>
            <w:tcW w:w="4620" w:type="dxa"/>
            <w:tcBorders>
              <w:top w:val="single" w:sz="6" w:space="0" w:color="DDDDDD"/>
            </w:tcBorders>
            <w:shd w:val="clear" w:color="auto" w:fill="FFFFFF"/>
            <w:tcMar>
              <w:top w:w="90" w:type="dxa"/>
              <w:left w:w="0" w:type="dxa"/>
              <w:bottom w:w="90" w:type="dxa"/>
              <w:right w:w="0" w:type="dxa"/>
            </w:tcMar>
            <w:vAlign w:val="center"/>
            <w:hideMark/>
          </w:tcPr>
          <w:p w14:paraId="4FBD4143" w14:textId="77777777" w:rsidR="00125F5E" w:rsidRDefault="00125F5E" w:rsidP="00125F5E">
            <w:pPr>
              <w:pStyle w:val="NoSpacing"/>
            </w:pPr>
            <w:hyperlink r:id="rId22" w:history="1">
              <w:r>
                <w:rPr>
                  <w:rStyle w:val="Hyperlink"/>
                  <w:b/>
                  <w:bCs/>
                  <w:color w:val="CF4344"/>
                  <w:sz w:val="27"/>
                  <w:szCs w:val="27"/>
                </w:rPr>
                <w:t>Verification </w:t>
              </w:r>
            </w:hyperlink>
            <w:r>
              <w:t>of bugs are not included in the regression testing.</w:t>
            </w:r>
          </w:p>
        </w:tc>
        <w:tc>
          <w:tcPr>
            <w:tcW w:w="4620" w:type="dxa"/>
            <w:tcBorders>
              <w:top w:val="single" w:sz="6" w:space="0" w:color="DDDDDD"/>
            </w:tcBorders>
            <w:shd w:val="clear" w:color="auto" w:fill="FFFFFF"/>
            <w:tcMar>
              <w:top w:w="90" w:type="dxa"/>
              <w:left w:w="0" w:type="dxa"/>
              <w:bottom w:w="90" w:type="dxa"/>
              <w:right w:w="0" w:type="dxa"/>
            </w:tcMar>
            <w:vAlign w:val="center"/>
            <w:hideMark/>
          </w:tcPr>
          <w:p w14:paraId="2A7D763E" w14:textId="77777777" w:rsidR="00125F5E" w:rsidRDefault="00125F5E" w:rsidP="00125F5E">
            <w:pPr>
              <w:pStyle w:val="NoSpacing"/>
            </w:pPr>
            <w:r>
              <w:t>Verification of bugs are included in the retesting.</w:t>
            </w:r>
          </w:p>
        </w:tc>
      </w:tr>
      <w:tr w:rsidR="00125F5E" w14:paraId="14C97362" w14:textId="77777777" w:rsidTr="00125F5E">
        <w:tc>
          <w:tcPr>
            <w:tcW w:w="4620" w:type="dxa"/>
            <w:tcBorders>
              <w:top w:val="single" w:sz="6" w:space="0" w:color="DDDDDD"/>
            </w:tcBorders>
            <w:shd w:val="clear" w:color="auto" w:fill="FFFFFF"/>
            <w:tcMar>
              <w:top w:w="90" w:type="dxa"/>
              <w:left w:w="0" w:type="dxa"/>
              <w:bottom w:w="90" w:type="dxa"/>
              <w:right w:w="0" w:type="dxa"/>
            </w:tcMar>
            <w:vAlign w:val="center"/>
            <w:hideMark/>
          </w:tcPr>
          <w:p w14:paraId="3DE78BF4" w14:textId="77777777" w:rsidR="00125F5E" w:rsidRDefault="00125F5E" w:rsidP="00125F5E">
            <w:pPr>
              <w:pStyle w:val="NoSpacing"/>
            </w:pPr>
            <w:r>
              <w:t>Regression testing can be done in parallel with retesting.</w:t>
            </w:r>
          </w:p>
        </w:tc>
        <w:tc>
          <w:tcPr>
            <w:tcW w:w="4620" w:type="dxa"/>
            <w:tcBorders>
              <w:top w:val="single" w:sz="6" w:space="0" w:color="DDDDDD"/>
            </w:tcBorders>
            <w:shd w:val="clear" w:color="auto" w:fill="FFFFFF"/>
            <w:tcMar>
              <w:top w:w="90" w:type="dxa"/>
              <w:left w:w="0" w:type="dxa"/>
              <w:bottom w:w="90" w:type="dxa"/>
              <w:right w:w="0" w:type="dxa"/>
            </w:tcMar>
            <w:vAlign w:val="center"/>
            <w:hideMark/>
          </w:tcPr>
          <w:p w14:paraId="76F0F3E4" w14:textId="77777777" w:rsidR="00125F5E" w:rsidRDefault="00125F5E" w:rsidP="00125F5E">
            <w:pPr>
              <w:pStyle w:val="NoSpacing"/>
            </w:pPr>
            <w:r>
              <w:t>Retesting is of high </w:t>
            </w:r>
            <w:hyperlink r:id="rId23" w:history="1">
              <w:r>
                <w:rPr>
                  <w:rStyle w:val="Hyperlink"/>
                  <w:b/>
                  <w:bCs/>
                  <w:color w:val="CF4344"/>
                  <w:sz w:val="27"/>
                  <w:szCs w:val="27"/>
                </w:rPr>
                <w:t>priority </w:t>
              </w:r>
            </w:hyperlink>
            <w:r>
              <w:t>so it’s done before the regression testing.</w:t>
            </w:r>
          </w:p>
        </w:tc>
      </w:tr>
    </w:tbl>
    <w:p w14:paraId="1D0D5855" w14:textId="3638B606" w:rsidR="00125F5E" w:rsidRDefault="00125F5E" w:rsidP="00125F5E">
      <w:pPr>
        <w:pStyle w:val="NoSpacing"/>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ABD51A" w14:textId="375ADBB5" w:rsidR="00125F5E" w:rsidRDefault="00125F5E" w:rsidP="00A54D43">
      <w:pPr>
        <w:pStyle w:val="NoSpacing"/>
        <w:numPr>
          <w:ilvl w:val="0"/>
          <w:numId w:val="1"/>
        </w:numPr>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Testing?</w:t>
      </w:r>
    </w:p>
    <w:p w14:paraId="46434962" w14:textId="77777777" w:rsidR="00125F5E" w:rsidRPr="00125F5E" w:rsidRDefault="00125F5E" w:rsidP="00125F5E">
      <w:pPr>
        <w:shd w:val="clear" w:color="auto" w:fill="FFFFFF"/>
        <w:spacing w:after="300" w:line="240" w:lineRule="auto"/>
        <w:rPr>
          <w:rFonts w:ascii="Segoe UI" w:eastAsia="Times New Roman" w:hAnsi="Segoe UI" w:cs="Segoe UI"/>
          <w:color w:val="404248"/>
          <w:sz w:val="24"/>
          <w:szCs w:val="24"/>
        </w:rPr>
      </w:pPr>
      <w:r w:rsidRPr="00125F5E">
        <w:rPr>
          <w:rFonts w:ascii="Segoe UI" w:eastAsia="Times New Roman" w:hAnsi="Segoe UI" w:cs="Segoe UI"/>
          <w:b/>
          <w:bCs/>
          <w:color w:val="404248"/>
          <w:sz w:val="24"/>
          <w:szCs w:val="24"/>
        </w:rPr>
        <w:t>SYSTEM TESTING </w:t>
      </w:r>
      <w:r w:rsidRPr="00125F5E">
        <w:rPr>
          <w:rFonts w:ascii="Segoe UI" w:eastAsia="Times New Roman" w:hAnsi="Segoe UI" w:cs="Segoe UI"/>
          <w:color w:val="404248"/>
          <w:sz w:val="24"/>
          <w:szCs w:val="24"/>
        </w:rPr>
        <w:t>is a level of software testing where a complete and integrated software is tested. The purpose of this test is to evaluate the system’s compliance with the specified requirements.</w:t>
      </w:r>
    </w:p>
    <w:p w14:paraId="1E6308D3" w14:textId="40B9E2A5" w:rsidR="00125F5E" w:rsidRPr="00125F5E" w:rsidRDefault="00125F5E" w:rsidP="00125F5E">
      <w:pPr>
        <w:shd w:val="clear" w:color="auto" w:fill="FFFFFF"/>
        <w:spacing w:after="300" w:line="240" w:lineRule="auto"/>
        <w:rPr>
          <w:rFonts w:ascii="Segoe UI" w:eastAsia="Times New Roman" w:hAnsi="Segoe UI" w:cs="Segoe UI"/>
          <w:color w:val="404248"/>
          <w:sz w:val="24"/>
          <w:szCs w:val="24"/>
        </w:rPr>
      </w:pPr>
      <w:r w:rsidRPr="00125F5E">
        <w:rPr>
          <w:rFonts w:ascii="Segoe UI" w:eastAsia="Times New Roman" w:hAnsi="Segoe UI" w:cs="Segoe UI"/>
          <w:noProof/>
          <w:color w:val="404248"/>
          <w:sz w:val="24"/>
          <w:szCs w:val="24"/>
        </w:rPr>
        <w:drawing>
          <wp:inline distT="0" distB="0" distL="0" distR="0" wp14:anchorId="1F20BEC5" wp14:editId="0B225F97">
            <wp:extent cx="2727325" cy="2577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7325" cy="2577465"/>
                    </a:xfrm>
                    <a:prstGeom prst="rect">
                      <a:avLst/>
                    </a:prstGeom>
                    <a:noFill/>
                    <a:ln>
                      <a:noFill/>
                    </a:ln>
                  </pic:spPr>
                </pic:pic>
              </a:graphicData>
            </a:graphic>
          </wp:inline>
        </w:drawing>
      </w:r>
    </w:p>
    <w:p w14:paraId="5856406C" w14:textId="77777777" w:rsidR="00125F5E" w:rsidRPr="007D2B9A" w:rsidRDefault="00125F5E" w:rsidP="00125F5E">
      <w:pPr>
        <w:shd w:val="clear" w:color="auto" w:fill="FFFFFF"/>
        <w:spacing w:after="300" w:line="240" w:lineRule="auto"/>
        <w:rPr>
          <w:rFonts w:ascii="Segoe UI" w:eastAsia="Times New Roman" w:hAnsi="Segoe UI" w:cs="Segoe UI"/>
          <w:color w:val="404248"/>
          <w:sz w:val="24"/>
          <w:szCs w:val="24"/>
        </w:rPr>
      </w:pPr>
      <w:r w:rsidRPr="007D2B9A">
        <w:rPr>
          <w:rFonts w:ascii="Segoe UI" w:eastAsia="Times New Roman" w:hAnsi="Segoe UI" w:cs="Segoe UI"/>
          <w:color w:val="404248"/>
          <w:sz w:val="24"/>
          <w:szCs w:val="24"/>
          <w:u w:val="single"/>
        </w:rPr>
        <w:lastRenderedPageBreak/>
        <w:t>Definition by ISTQB</w:t>
      </w:r>
    </w:p>
    <w:p w14:paraId="58280F6E" w14:textId="790244E6" w:rsidR="00125F5E" w:rsidRPr="00125F5E" w:rsidRDefault="00125F5E" w:rsidP="00A54D43">
      <w:pPr>
        <w:numPr>
          <w:ilvl w:val="0"/>
          <w:numId w:val="16"/>
        </w:numPr>
        <w:shd w:val="clear" w:color="auto" w:fill="FFFFFF"/>
        <w:spacing w:before="150" w:after="0" w:line="240" w:lineRule="auto"/>
        <w:ind w:left="0"/>
        <w:rPr>
          <w:rFonts w:ascii="Segoe UI" w:eastAsia="Times New Roman" w:hAnsi="Segoe UI" w:cs="Segoe UI"/>
          <w:color w:val="404248"/>
          <w:sz w:val="24"/>
          <w:szCs w:val="24"/>
        </w:rPr>
      </w:pPr>
      <w:r w:rsidRPr="00125F5E">
        <w:rPr>
          <w:rFonts w:ascii="Segoe UI" w:eastAsia="Times New Roman" w:hAnsi="Segoe UI" w:cs="Segoe UI"/>
          <w:b/>
          <w:bCs/>
          <w:color w:val="404248"/>
          <w:sz w:val="24"/>
          <w:szCs w:val="24"/>
        </w:rPr>
        <w:t>system testing: </w:t>
      </w:r>
      <w:r w:rsidRPr="00125F5E">
        <w:rPr>
          <w:rFonts w:ascii="Segoe UI" w:eastAsia="Times New Roman" w:hAnsi="Segoe UI" w:cs="Segoe UI"/>
          <w:color w:val="404248"/>
          <w:sz w:val="24"/>
          <w:szCs w:val="24"/>
        </w:rPr>
        <w:t>The process of testing an integrated system to verify that it meets specified requirements.</w:t>
      </w:r>
    </w:p>
    <w:p w14:paraId="6E2970B6" w14:textId="72ABE866" w:rsidR="00125F5E" w:rsidRDefault="00125F5E" w:rsidP="00125F5E">
      <w:pPr>
        <w:pStyle w:val="NoSpacing"/>
        <w:rPr>
          <w:rFonts w:ascii="Segoe UI" w:hAnsi="Segoe UI" w:cs="Segoe UI"/>
          <w:color w:val="404248"/>
          <w:shd w:val="clear" w:color="auto" w:fill="FFFFFF"/>
        </w:rPr>
      </w:pPr>
      <w:r>
        <w:rPr>
          <w:rFonts w:ascii="Segoe UI" w:hAnsi="Segoe UI" w:cs="Segoe UI"/>
          <w:color w:val="404248"/>
          <w:shd w:val="clear" w:color="auto" w:fill="FFFFFF"/>
        </w:rPr>
        <w:t>System Testing is the third </w:t>
      </w:r>
      <w:hyperlink r:id="rId25" w:history="1">
        <w:r>
          <w:rPr>
            <w:rStyle w:val="Hyperlink"/>
            <w:rFonts w:ascii="Segoe UI" w:hAnsi="Segoe UI" w:cs="Segoe UI"/>
            <w:color w:val="0366D6"/>
            <w:shd w:val="clear" w:color="auto" w:fill="FFFFFF"/>
          </w:rPr>
          <w:t>level of software testing</w:t>
        </w:r>
      </w:hyperlink>
      <w:r>
        <w:rPr>
          <w:rFonts w:ascii="Segoe UI" w:hAnsi="Segoe UI" w:cs="Segoe UI"/>
          <w:color w:val="404248"/>
          <w:shd w:val="clear" w:color="auto" w:fill="FFFFFF"/>
        </w:rPr>
        <w:t> performed after </w:t>
      </w:r>
      <w:hyperlink r:id="rId26" w:history="1">
        <w:r>
          <w:rPr>
            <w:rStyle w:val="Hyperlink"/>
            <w:rFonts w:ascii="Segoe UI" w:hAnsi="Segoe UI" w:cs="Segoe UI"/>
            <w:color w:val="0366D6"/>
            <w:shd w:val="clear" w:color="auto" w:fill="FFFFFF"/>
          </w:rPr>
          <w:t>Integration Testing</w:t>
        </w:r>
      </w:hyperlink>
      <w:r>
        <w:rPr>
          <w:rFonts w:ascii="Segoe UI" w:hAnsi="Segoe UI" w:cs="Segoe UI"/>
          <w:color w:val="404248"/>
          <w:shd w:val="clear" w:color="auto" w:fill="FFFFFF"/>
        </w:rPr>
        <w:t> and before </w:t>
      </w:r>
      <w:hyperlink r:id="rId27" w:history="1">
        <w:r>
          <w:rPr>
            <w:rStyle w:val="Hyperlink"/>
            <w:rFonts w:ascii="Segoe UI" w:hAnsi="Segoe UI" w:cs="Segoe UI"/>
            <w:color w:val="0366D6"/>
            <w:shd w:val="clear" w:color="auto" w:fill="FFFFFF"/>
          </w:rPr>
          <w:t>Acceptance Testing</w:t>
        </w:r>
      </w:hyperlink>
      <w:r>
        <w:rPr>
          <w:rFonts w:ascii="Segoe UI" w:hAnsi="Segoe UI" w:cs="Segoe UI"/>
          <w:color w:val="404248"/>
          <w:shd w:val="clear" w:color="auto" w:fill="FFFFFF"/>
        </w:rPr>
        <w:t>.</w:t>
      </w:r>
    </w:p>
    <w:p w14:paraId="47FF86EB" w14:textId="30E7B492" w:rsidR="007D2B9A" w:rsidRDefault="007D2B9A" w:rsidP="00125F5E">
      <w:pPr>
        <w:pStyle w:val="NoSpacing"/>
        <w:rPr>
          <w:rFonts w:ascii="Segoe UI" w:hAnsi="Segoe UI" w:cs="Segoe UI"/>
          <w:color w:val="404248"/>
          <w:shd w:val="clear" w:color="auto" w:fill="FFFFFF"/>
        </w:rPr>
      </w:pPr>
    </w:p>
    <w:p w14:paraId="44071EA7" w14:textId="6B8E58AD" w:rsidR="007D2B9A" w:rsidRDefault="007D2B9A" w:rsidP="00A54D43">
      <w:pPr>
        <w:pStyle w:val="NoSpacing"/>
        <w:numPr>
          <w:ilvl w:val="0"/>
          <w:numId w:val="1"/>
        </w:numPr>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 we have a private constructor?</w:t>
      </w:r>
    </w:p>
    <w:p w14:paraId="4EECDB4F" w14:textId="12B1C4E2" w:rsidR="007D2B9A" w:rsidRDefault="007D2B9A" w:rsidP="007D2B9A">
      <w:pPr>
        <w:pStyle w:val="NoSpacing"/>
        <w:rPr>
          <w:rFonts w:ascii="Arial" w:hAnsi="Arial" w:cs="Arial"/>
          <w:color w:val="242729"/>
          <w:sz w:val="23"/>
          <w:szCs w:val="23"/>
          <w:shd w:val="clear" w:color="auto" w:fill="FFFFFF"/>
        </w:rPr>
      </w:pPr>
      <w:r>
        <w:rPr>
          <w:rFonts w:ascii="Arial" w:hAnsi="Arial" w:cs="Arial"/>
          <w:color w:val="242729"/>
          <w:sz w:val="23"/>
          <w:szCs w:val="23"/>
          <w:shd w:val="clear" w:color="auto" w:fill="FFFFFF"/>
        </w:rPr>
        <w:t>Yes, class can have a private constructor. It is needed as to disallow to access the constructor from other classes and remain it accessible within defined class.</w:t>
      </w:r>
    </w:p>
    <w:p w14:paraId="48DAD3E3" w14:textId="14F86456" w:rsidR="007D2B9A" w:rsidRDefault="007D2B9A" w:rsidP="007D2B9A">
      <w:pPr>
        <w:pStyle w:val="NoSpacing"/>
        <w:rPr>
          <w:rFonts w:ascii="Arial" w:hAnsi="Arial" w:cs="Arial"/>
          <w:color w:val="242729"/>
          <w:sz w:val="23"/>
          <w:szCs w:val="23"/>
          <w:shd w:val="clear" w:color="auto" w:fill="FFFFFF"/>
        </w:rPr>
      </w:pPr>
      <w:r>
        <w:rPr>
          <w:rFonts w:ascii="Arial" w:hAnsi="Arial" w:cs="Arial"/>
          <w:color w:val="242729"/>
          <w:sz w:val="23"/>
          <w:szCs w:val="23"/>
          <w:shd w:val="clear" w:color="auto" w:fill="FFFFFF"/>
        </w:rPr>
        <w:t>A singleton is a design pattern that allows only one instance of your class to be created, and this can be accomplished by using a private constructor.</w:t>
      </w:r>
    </w:p>
    <w:p w14:paraId="182DFB6E" w14:textId="371369AD" w:rsidR="007D2B9A" w:rsidRPr="007D2B9A" w:rsidRDefault="007D2B9A" w:rsidP="007D2B9A">
      <w:pPr>
        <w:pStyle w:val="NoSpacing"/>
        <w:rPr>
          <w:rFonts w:ascii="Arial" w:hAnsi="Arial" w:cs="Arial"/>
          <w:color w:val="242729"/>
          <w:shd w:val="clear" w:color="auto" w:fill="FFFFFF"/>
        </w:rPr>
      </w:pPr>
    </w:p>
    <w:p w14:paraId="7EC9ECF5" w14:textId="19DD7145" w:rsidR="007D2B9A" w:rsidRPr="007D2B9A" w:rsidRDefault="007D2B9A" w:rsidP="00A54D43">
      <w:pPr>
        <w:pStyle w:val="Heading2"/>
        <w:numPr>
          <w:ilvl w:val="0"/>
          <w:numId w:val="1"/>
        </w:numPr>
        <w:shd w:val="clear" w:color="auto" w:fill="FFFFFF"/>
        <w:spacing w:before="0" w:beforeAutospacing="0" w:after="0" w:afterAutospacing="0" w:line="312" w:lineRule="atLeast"/>
        <w:rPr>
          <w:rFonts w:ascii="Arial" w:hAnsi="Arial" w:cs="Arial"/>
          <w:color w:val="3A3A3A"/>
          <w:sz w:val="22"/>
          <w:szCs w:val="22"/>
        </w:rPr>
      </w:pPr>
      <w:r w:rsidRPr="007D2B9A">
        <w:rPr>
          <w:rFonts w:ascii="Arial" w:hAnsi="Arial" w:cs="Arial"/>
          <w:color w:val="3A3A3A"/>
          <w:sz w:val="22"/>
          <w:szCs w:val="22"/>
          <w:bdr w:val="none" w:sz="0" w:space="0" w:color="auto" w:frame="1"/>
        </w:rPr>
        <w:t xml:space="preserve">How </w:t>
      </w:r>
      <w:proofErr w:type="gramStart"/>
      <w:r w:rsidRPr="007D2B9A">
        <w:rPr>
          <w:rFonts w:ascii="Arial" w:hAnsi="Arial" w:cs="Arial"/>
          <w:color w:val="3A3A3A"/>
          <w:sz w:val="22"/>
          <w:szCs w:val="22"/>
          <w:bdr w:val="none" w:sz="0" w:space="0" w:color="auto" w:frame="1"/>
        </w:rPr>
        <w:t>To</w:t>
      </w:r>
      <w:proofErr w:type="gramEnd"/>
      <w:r w:rsidRPr="007D2B9A">
        <w:rPr>
          <w:rFonts w:ascii="Arial" w:hAnsi="Arial" w:cs="Arial"/>
          <w:color w:val="3A3A3A"/>
          <w:sz w:val="22"/>
          <w:szCs w:val="22"/>
          <w:bdr w:val="none" w:sz="0" w:space="0" w:color="auto" w:frame="1"/>
        </w:rPr>
        <w:t xml:space="preserve"> Select Correct Test Cases For Automation Testing</w:t>
      </w:r>
      <w:r>
        <w:rPr>
          <w:rFonts w:ascii="Arial" w:hAnsi="Arial" w:cs="Arial"/>
          <w:color w:val="3A3A3A"/>
          <w:sz w:val="22"/>
          <w:szCs w:val="22"/>
          <w:bdr w:val="none" w:sz="0" w:space="0" w:color="auto" w:frame="1"/>
        </w:rPr>
        <w:t>?</w:t>
      </w:r>
    </w:p>
    <w:p w14:paraId="5E4FF939" w14:textId="46B6C787" w:rsidR="007D2B9A" w:rsidRPr="007D2B9A" w:rsidRDefault="007D2B9A" w:rsidP="007D2B9A">
      <w:pPr>
        <w:pStyle w:val="Heading3"/>
        <w:shd w:val="clear" w:color="auto" w:fill="FFFFFF"/>
        <w:spacing w:before="300" w:after="75"/>
        <w:ind w:left="720"/>
        <w:rPr>
          <w:rFonts w:ascii="Helvetica" w:hAnsi="Helvetica" w:cs="Helvetica"/>
          <w:color w:val="222635"/>
          <w:sz w:val="22"/>
          <w:szCs w:val="22"/>
        </w:rPr>
      </w:pPr>
      <w:r>
        <w:rPr>
          <w:rFonts w:ascii="Helvetica" w:hAnsi="Helvetica" w:cs="Helvetica"/>
          <w:color w:val="222635"/>
          <w:sz w:val="22"/>
          <w:szCs w:val="22"/>
        </w:rPr>
        <w:t xml:space="preserve">1. </w:t>
      </w:r>
      <w:r w:rsidRPr="007D2B9A">
        <w:rPr>
          <w:rFonts w:ascii="Helvetica" w:hAnsi="Helvetica" w:cs="Helvetica"/>
          <w:color w:val="222635"/>
          <w:sz w:val="22"/>
          <w:szCs w:val="22"/>
        </w:rPr>
        <w:t>Repetitive Test Runs</w:t>
      </w:r>
    </w:p>
    <w:p w14:paraId="3D18F9B1" w14:textId="77777777" w:rsidR="007D2B9A" w:rsidRPr="007D2B9A" w:rsidRDefault="007D2B9A" w:rsidP="00A54D43">
      <w:pPr>
        <w:pStyle w:val="NormalWeb"/>
        <w:numPr>
          <w:ilvl w:val="0"/>
          <w:numId w:val="17"/>
        </w:numPr>
        <w:shd w:val="clear" w:color="auto" w:fill="FFFFFF"/>
        <w:spacing w:before="75" w:beforeAutospacing="0" w:after="225" w:afterAutospacing="0"/>
        <w:rPr>
          <w:rFonts w:ascii="Cambria" w:hAnsi="Cambria"/>
          <w:color w:val="222635"/>
          <w:sz w:val="22"/>
          <w:szCs w:val="22"/>
        </w:rPr>
      </w:pPr>
      <w:r w:rsidRPr="007D2B9A">
        <w:rPr>
          <w:rFonts w:ascii="Cambria" w:hAnsi="Cambria"/>
          <w:color w:val="222635"/>
          <w:sz w:val="22"/>
          <w:szCs w:val="22"/>
        </w:rPr>
        <w:t>This is the golden rule. If the test run is repetitive, you should automate it. This will save your precious time and energy. In addition, if this is the test you assume that you will run frequently in the future, automating is a very good idea. You will have more accurate and precise results, each time.</w:t>
      </w:r>
    </w:p>
    <w:p w14:paraId="022FCA0E" w14:textId="77777777" w:rsidR="007D2B9A" w:rsidRPr="007D2B9A" w:rsidRDefault="007D2B9A" w:rsidP="007D2B9A">
      <w:pPr>
        <w:pStyle w:val="Heading3"/>
        <w:shd w:val="clear" w:color="auto" w:fill="FFFFFF"/>
        <w:spacing w:before="300" w:after="75"/>
        <w:ind w:left="360"/>
        <w:rPr>
          <w:rFonts w:ascii="Helvetica" w:hAnsi="Helvetica" w:cs="Helvetica"/>
          <w:color w:val="222635"/>
          <w:sz w:val="22"/>
          <w:szCs w:val="22"/>
        </w:rPr>
      </w:pPr>
      <w:r w:rsidRPr="007D2B9A">
        <w:rPr>
          <w:rFonts w:ascii="Helvetica" w:hAnsi="Helvetica" w:cs="Helvetica"/>
          <w:color w:val="222635"/>
          <w:sz w:val="22"/>
          <w:szCs w:val="22"/>
        </w:rPr>
        <w:t>2. High-Risk Test Cases</w:t>
      </w:r>
    </w:p>
    <w:p w14:paraId="7E672AE3" w14:textId="77777777" w:rsidR="007D2B9A" w:rsidRPr="007D2B9A" w:rsidRDefault="007D2B9A" w:rsidP="00A54D43">
      <w:pPr>
        <w:pStyle w:val="NormalWeb"/>
        <w:numPr>
          <w:ilvl w:val="0"/>
          <w:numId w:val="17"/>
        </w:numPr>
        <w:shd w:val="clear" w:color="auto" w:fill="FFFFFF"/>
        <w:spacing w:before="75" w:beforeAutospacing="0" w:after="225" w:afterAutospacing="0"/>
        <w:rPr>
          <w:rFonts w:ascii="Cambria" w:hAnsi="Cambria"/>
          <w:color w:val="222635"/>
          <w:sz w:val="22"/>
          <w:szCs w:val="22"/>
        </w:rPr>
      </w:pPr>
      <w:r w:rsidRPr="007D2B9A">
        <w:rPr>
          <w:rFonts w:ascii="Cambria" w:hAnsi="Cambria"/>
          <w:color w:val="222635"/>
          <w:sz w:val="22"/>
          <w:szCs w:val="22"/>
        </w:rPr>
        <w:t>If the involved risk is high, you should automate that test case. Prioritize the test cases based on human error hazard potential.</w:t>
      </w:r>
    </w:p>
    <w:p w14:paraId="56E54253" w14:textId="77777777" w:rsidR="007D2B9A" w:rsidRPr="007D2B9A" w:rsidRDefault="007D2B9A" w:rsidP="007D2B9A">
      <w:pPr>
        <w:pStyle w:val="Heading3"/>
        <w:shd w:val="clear" w:color="auto" w:fill="FFFFFF"/>
        <w:spacing w:before="300" w:after="75"/>
        <w:ind w:left="360"/>
        <w:rPr>
          <w:rFonts w:ascii="Helvetica" w:hAnsi="Helvetica" w:cs="Helvetica"/>
          <w:color w:val="222635"/>
          <w:sz w:val="22"/>
          <w:szCs w:val="22"/>
        </w:rPr>
      </w:pPr>
      <w:r w:rsidRPr="007D2B9A">
        <w:rPr>
          <w:rFonts w:ascii="Helvetica" w:hAnsi="Helvetica" w:cs="Helvetica"/>
          <w:color w:val="222635"/>
          <w:sz w:val="22"/>
          <w:szCs w:val="22"/>
        </w:rPr>
        <w:t xml:space="preserve">3. Critical Parts of </w:t>
      </w:r>
      <w:proofErr w:type="gramStart"/>
      <w:r w:rsidRPr="007D2B9A">
        <w:rPr>
          <w:rFonts w:ascii="Helvetica" w:hAnsi="Helvetica" w:cs="Helvetica"/>
          <w:color w:val="222635"/>
          <w:sz w:val="22"/>
          <w:szCs w:val="22"/>
        </w:rPr>
        <w:t>A</w:t>
      </w:r>
      <w:proofErr w:type="gramEnd"/>
      <w:r w:rsidRPr="007D2B9A">
        <w:rPr>
          <w:rFonts w:ascii="Helvetica" w:hAnsi="Helvetica" w:cs="Helvetica"/>
          <w:color w:val="222635"/>
          <w:sz w:val="22"/>
          <w:szCs w:val="22"/>
        </w:rPr>
        <w:t xml:space="preserve"> Web Application</w:t>
      </w:r>
    </w:p>
    <w:p w14:paraId="342E3E4C" w14:textId="77777777" w:rsidR="007D2B9A" w:rsidRPr="007D2B9A" w:rsidRDefault="007D2B9A" w:rsidP="00A54D43">
      <w:pPr>
        <w:pStyle w:val="NormalWeb"/>
        <w:numPr>
          <w:ilvl w:val="0"/>
          <w:numId w:val="17"/>
        </w:numPr>
        <w:shd w:val="clear" w:color="auto" w:fill="FFFFFF"/>
        <w:spacing w:before="75" w:beforeAutospacing="0" w:after="225" w:afterAutospacing="0"/>
        <w:rPr>
          <w:rFonts w:ascii="Cambria" w:hAnsi="Cambria"/>
          <w:color w:val="222635"/>
          <w:sz w:val="22"/>
          <w:szCs w:val="22"/>
        </w:rPr>
      </w:pPr>
      <w:r w:rsidRPr="007D2B9A">
        <w:rPr>
          <w:rFonts w:ascii="Cambria" w:hAnsi="Cambria"/>
          <w:color w:val="222635"/>
          <w:sz w:val="22"/>
          <w:szCs w:val="22"/>
        </w:rPr>
        <w:t>Automating critical parts of your web app is a smart idea. You want to avoid any possibility of man-made error and to be on the safe side. This is especially true for test cases that can jeopardize the whole web application.</w:t>
      </w:r>
    </w:p>
    <w:p w14:paraId="6D18C2C6" w14:textId="77777777" w:rsidR="007D2B9A" w:rsidRPr="007D2B9A" w:rsidRDefault="007D2B9A" w:rsidP="007D2B9A">
      <w:pPr>
        <w:pStyle w:val="Heading3"/>
        <w:shd w:val="clear" w:color="auto" w:fill="FFFFFF"/>
        <w:spacing w:before="300" w:after="75"/>
        <w:ind w:left="360"/>
        <w:rPr>
          <w:rFonts w:ascii="Helvetica" w:hAnsi="Helvetica" w:cs="Helvetica"/>
          <w:color w:val="222635"/>
          <w:sz w:val="22"/>
          <w:szCs w:val="22"/>
        </w:rPr>
      </w:pPr>
      <w:r w:rsidRPr="007D2B9A">
        <w:rPr>
          <w:rFonts w:ascii="Helvetica" w:hAnsi="Helvetica" w:cs="Helvetica"/>
          <w:color w:val="222635"/>
          <w:sz w:val="22"/>
          <w:szCs w:val="22"/>
        </w:rPr>
        <w:t>4. Extensive Tests</w:t>
      </w:r>
    </w:p>
    <w:p w14:paraId="69F5059C" w14:textId="77777777" w:rsidR="007D2B9A" w:rsidRPr="007D2B9A" w:rsidRDefault="007D2B9A" w:rsidP="00A54D43">
      <w:pPr>
        <w:pStyle w:val="NormalWeb"/>
        <w:numPr>
          <w:ilvl w:val="0"/>
          <w:numId w:val="17"/>
        </w:numPr>
        <w:shd w:val="clear" w:color="auto" w:fill="FFFFFF"/>
        <w:spacing w:before="75" w:beforeAutospacing="0" w:after="225" w:afterAutospacing="0"/>
        <w:rPr>
          <w:rFonts w:ascii="Cambria" w:hAnsi="Cambria"/>
          <w:color w:val="222635"/>
          <w:sz w:val="22"/>
          <w:szCs w:val="22"/>
        </w:rPr>
      </w:pPr>
      <w:r w:rsidRPr="007D2B9A">
        <w:rPr>
          <w:rFonts w:ascii="Cambria" w:hAnsi="Cambria"/>
          <w:color w:val="222635"/>
          <w:sz w:val="22"/>
          <w:szCs w:val="22"/>
        </w:rPr>
        <w:t xml:space="preserve">Inputting lots of data can be exhausting. In addition, the chances of making a mistake during the manual testing increase. </w:t>
      </w:r>
      <w:proofErr w:type="gramStart"/>
      <w:r w:rsidRPr="007D2B9A">
        <w:rPr>
          <w:rFonts w:ascii="Cambria" w:hAnsi="Cambria"/>
          <w:color w:val="222635"/>
          <w:sz w:val="22"/>
          <w:szCs w:val="22"/>
        </w:rPr>
        <w:t>This is why</w:t>
      </w:r>
      <w:proofErr w:type="gramEnd"/>
      <w:r w:rsidRPr="007D2B9A">
        <w:rPr>
          <w:rFonts w:ascii="Cambria" w:hAnsi="Cambria"/>
          <w:color w:val="222635"/>
          <w:sz w:val="22"/>
          <w:szCs w:val="22"/>
        </w:rPr>
        <w:t xml:space="preserve"> test which implies large data sets are usually automated. Mainly, we refer to those test cases which require filling long forms.</w:t>
      </w:r>
    </w:p>
    <w:p w14:paraId="77E53039" w14:textId="77777777" w:rsidR="007D2B9A" w:rsidRPr="007D2B9A" w:rsidRDefault="007D2B9A" w:rsidP="007D2B9A">
      <w:pPr>
        <w:pStyle w:val="Heading3"/>
        <w:shd w:val="clear" w:color="auto" w:fill="FFFFFF"/>
        <w:spacing w:before="300" w:after="75"/>
        <w:ind w:left="360"/>
        <w:rPr>
          <w:rFonts w:ascii="Helvetica" w:hAnsi="Helvetica" w:cs="Helvetica"/>
          <w:color w:val="222635"/>
          <w:sz w:val="22"/>
          <w:szCs w:val="22"/>
        </w:rPr>
      </w:pPr>
      <w:r w:rsidRPr="007D2B9A">
        <w:rPr>
          <w:rFonts w:ascii="Helvetica" w:hAnsi="Helvetica" w:cs="Helvetica"/>
          <w:color w:val="222635"/>
          <w:sz w:val="22"/>
          <w:szCs w:val="22"/>
        </w:rPr>
        <w:t>5. Evaluate the Pros and Cons</w:t>
      </w:r>
    </w:p>
    <w:p w14:paraId="2E77F2E5" w14:textId="77777777" w:rsidR="007D2B9A" w:rsidRPr="007D2B9A" w:rsidRDefault="007D2B9A" w:rsidP="00A54D43">
      <w:pPr>
        <w:pStyle w:val="NormalWeb"/>
        <w:numPr>
          <w:ilvl w:val="0"/>
          <w:numId w:val="17"/>
        </w:numPr>
        <w:shd w:val="clear" w:color="auto" w:fill="FFFFFF"/>
        <w:spacing w:before="75" w:beforeAutospacing="0" w:after="225" w:afterAutospacing="0"/>
        <w:rPr>
          <w:rFonts w:ascii="Cambria" w:hAnsi="Cambria"/>
          <w:color w:val="222635"/>
          <w:sz w:val="22"/>
          <w:szCs w:val="22"/>
        </w:rPr>
      </w:pPr>
      <w:r w:rsidRPr="007D2B9A">
        <w:rPr>
          <w:rFonts w:ascii="Cambria" w:hAnsi="Cambria"/>
          <w:color w:val="222635"/>
          <w:sz w:val="22"/>
          <w:szCs w:val="22"/>
        </w:rPr>
        <w:t>By evaluation, we imply the time required to complete the automation process or to do the test manually. If you are not ready to invest time in the automation process, i.e. if the process itself would take more time than manual testing, common sense says that the automation is not worth it. This is especially true for non-repetitive tests.</w:t>
      </w:r>
    </w:p>
    <w:p w14:paraId="4AADFC27" w14:textId="77777777" w:rsidR="007D2B9A" w:rsidRPr="007D2B9A" w:rsidRDefault="007D2B9A" w:rsidP="007D2B9A">
      <w:pPr>
        <w:pStyle w:val="Heading3"/>
        <w:shd w:val="clear" w:color="auto" w:fill="FFFFFF"/>
        <w:spacing w:before="300" w:after="75"/>
        <w:ind w:left="360"/>
        <w:rPr>
          <w:rFonts w:ascii="Helvetica" w:hAnsi="Helvetica" w:cs="Helvetica"/>
          <w:color w:val="222635"/>
          <w:sz w:val="22"/>
          <w:szCs w:val="22"/>
        </w:rPr>
      </w:pPr>
      <w:r w:rsidRPr="007D2B9A">
        <w:rPr>
          <w:rFonts w:ascii="Helvetica" w:hAnsi="Helvetica" w:cs="Helvetica"/>
          <w:color w:val="222635"/>
          <w:sz w:val="22"/>
          <w:szCs w:val="22"/>
        </w:rPr>
        <w:lastRenderedPageBreak/>
        <w:t>6. Three Golden Tests</w:t>
      </w:r>
    </w:p>
    <w:p w14:paraId="0FAF5084" w14:textId="77777777" w:rsidR="007D2B9A" w:rsidRPr="007D2B9A" w:rsidRDefault="007D2B9A" w:rsidP="00A54D43">
      <w:pPr>
        <w:pStyle w:val="NormalWeb"/>
        <w:numPr>
          <w:ilvl w:val="0"/>
          <w:numId w:val="17"/>
        </w:numPr>
        <w:shd w:val="clear" w:color="auto" w:fill="FFFFFF"/>
        <w:spacing w:before="75" w:beforeAutospacing="0" w:after="225" w:afterAutospacing="0"/>
        <w:rPr>
          <w:rFonts w:ascii="Cambria" w:hAnsi="Cambria"/>
          <w:color w:val="222635"/>
          <w:sz w:val="22"/>
          <w:szCs w:val="22"/>
        </w:rPr>
      </w:pPr>
      <w:r w:rsidRPr="007D2B9A">
        <w:rPr>
          <w:rFonts w:ascii="Cambria" w:hAnsi="Cambria"/>
          <w:color w:val="222635"/>
          <w:sz w:val="22"/>
          <w:szCs w:val="22"/>
        </w:rPr>
        <w:t>There are three test cases that you should not question when it comes to automation: the </w:t>
      </w:r>
      <w:hyperlink r:id="rId28" w:tgtFrame="_blank" w:history="1">
        <w:r w:rsidRPr="007D2B9A">
          <w:rPr>
            <w:rStyle w:val="Hyperlink"/>
            <w:rFonts w:ascii="Cambria" w:hAnsi="Cambria"/>
            <w:color w:val="29A8FF"/>
            <w:sz w:val="22"/>
            <w:szCs w:val="22"/>
          </w:rPr>
          <w:t>regression test</w:t>
        </w:r>
      </w:hyperlink>
      <w:r w:rsidRPr="007D2B9A">
        <w:rPr>
          <w:rFonts w:ascii="Cambria" w:hAnsi="Cambria"/>
          <w:color w:val="222635"/>
          <w:sz w:val="22"/>
          <w:szCs w:val="22"/>
        </w:rPr>
        <w:t>, smoke test, and sanity test. Why? Because each build or release of the app requires testing.</w:t>
      </w:r>
    </w:p>
    <w:p w14:paraId="53B0A474" w14:textId="77777777" w:rsidR="007D2B9A" w:rsidRPr="007D2B9A" w:rsidRDefault="007D2B9A" w:rsidP="00A54D43">
      <w:pPr>
        <w:pStyle w:val="NormalWeb"/>
        <w:numPr>
          <w:ilvl w:val="0"/>
          <w:numId w:val="17"/>
        </w:numPr>
        <w:shd w:val="clear" w:color="auto" w:fill="FFFFFF"/>
        <w:spacing w:before="75" w:beforeAutospacing="0" w:after="225" w:afterAutospacing="0"/>
        <w:rPr>
          <w:rFonts w:ascii="Cambria" w:hAnsi="Cambria"/>
          <w:color w:val="222635"/>
          <w:sz w:val="22"/>
          <w:szCs w:val="22"/>
        </w:rPr>
      </w:pPr>
      <w:r w:rsidRPr="007D2B9A">
        <w:rPr>
          <w:rFonts w:ascii="Cambria" w:hAnsi="Cambria"/>
          <w:color w:val="222635"/>
          <w:sz w:val="22"/>
          <w:szCs w:val="22"/>
        </w:rPr>
        <w:t>To perform these tests, there are various tools available at your aid. You can utilize tools like </w:t>
      </w:r>
      <w:proofErr w:type="spellStart"/>
      <w:r w:rsidRPr="007D2B9A">
        <w:rPr>
          <w:rFonts w:ascii="Cambria" w:hAnsi="Cambria"/>
          <w:color w:val="222635"/>
          <w:sz w:val="22"/>
          <w:szCs w:val="22"/>
        </w:rPr>
        <w:fldChar w:fldCharType="begin"/>
      </w:r>
      <w:r w:rsidRPr="007D2B9A">
        <w:rPr>
          <w:rFonts w:ascii="Cambria" w:hAnsi="Cambria"/>
          <w:color w:val="222635"/>
          <w:sz w:val="22"/>
          <w:szCs w:val="22"/>
        </w:rPr>
        <w:instrText xml:space="preserve"> HYPERLINK "https://www.lambdatest.com/blog/building-a-regression-testing-strategy-for-agile-teams/" \t "_blank" </w:instrText>
      </w:r>
      <w:r w:rsidRPr="007D2B9A">
        <w:rPr>
          <w:rFonts w:ascii="Cambria" w:hAnsi="Cambria"/>
          <w:color w:val="222635"/>
          <w:sz w:val="22"/>
          <w:szCs w:val="22"/>
        </w:rPr>
        <w:fldChar w:fldCharType="separate"/>
      </w:r>
      <w:r w:rsidRPr="007D2B9A">
        <w:rPr>
          <w:rStyle w:val="Hyperlink"/>
          <w:rFonts w:ascii="Cambria" w:hAnsi="Cambria"/>
          <w:color w:val="29A8FF"/>
          <w:sz w:val="22"/>
          <w:szCs w:val="22"/>
        </w:rPr>
        <w:t>LambdaTest</w:t>
      </w:r>
      <w:proofErr w:type="spellEnd"/>
      <w:r w:rsidRPr="007D2B9A">
        <w:rPr>
          <w:rStyle w:val="Hyperlink"/>
          <w:rFonts w:ascii="Cambria" w:hAnsi="Cambria"/>
          <w:color w:val="29A8FF"/>
          <w:sz w:val="22"/>
          <w:szCs w:val="22"/>
        </w:rPr>
        <w:t> </w:t>
      </w:r>
      <w:r w:rsidRPr="007D2B9A">
        <w:rPr>
          <w:rFonts w:ascii="Cambria" w:hAnsi="Cambria"/>
          <w:color w:val="222635"/>
          <w:sz w:val="22"/>
          <w:szCs w:val="22"/>
        </w:rPr>
        <w:fldChar w:fldCharType="end"/>
      </w:r>
      <w:r w:rsidRPr="007D2B9A">
        <w:rPr>
          <w:rFonts w:ascii="Cambria" w:hAnsi="Cambria"/>
          <w:color w:val="222635"/>
          <w:sz w:val="22"/>
          <w:szCs w:val="22"/>
        </w:rPr>
        <w:t xml:space="preserve">which can help you test across 2,000+ browsers and operating system combinations. You can perform both manual and automation testing using </w:t>
      </w:r>
      <w:proofErr w:type="spellStart"/>
      <w:r w:rsidRPr="007D2B9A">
        <w:rPr>
          <w:rFonts w:ascii="Cambria" w:hAnsi="Cambria"/>
          <w:color w:val="222635"/>
          <w:sz w:val="22"/>
          <w:szCs w:val="22"/>
        </w:rPr>
        <w:t>LambdaTest</w:t>
      </w:r>
      <w:proofErr w:type="spellEnd"/>
      <w:r w:rsidRPr="007D2B9A">
        <w:rPr>
          <w:rFonts w:ascii="Cambria" w:hAnsi="Cambria"/>
          <w:color w:val="222635"/>
          <w:sz w:val="22"/>
          <w:szCs w:val="22"/>
        </w:rPr>
        <w:t>.</w:t>
      </w:r>
    </w:p>
    <w:p w14:paraId="3AA1E170" w14:textId="77777777" w:rsidR="007D2B9A" w:rsidRPr="007D2B9A" w:rsidRDefault="007D2B9A" w:rsidP="007D2B9A">
      <w:pPr>
        <w:pStyle w:val="Heading3"/>
        <w:shd w:val="clear" w:color="auto" w:fill="FFFFFF"/>
        <w:spacing w:before="300" w:after="75"/>
        <w:ind w:left="360"/>
        <w:rPr>
          <w:rFonts w:ascii="Helvetica" w:hAnsi="Helvetica" w:cs="Helvetica"/>
          <w:color w:val="222635"/>
          <w:sz w:val="22"/>
          <w:szCs w:val="22"/>
        </w:rPr>
      </w:pPr>
      <w:r w:rsidRPr="007D2B9A">
        <w:rPr>
          <w:rFonts w:ascii="Helvetica" w:hAnsi="Helvetica" w:cs="Helvetica"/>
          <w:color w:val="222635"/>
          <w:sz w:val="22"/>
          <w:szCs w:val="22"/>
        </w:rPr>
        <w:t>7. If You Can Answer the Magical Question “Why?”</w:t>
      </w:r>
    </w:p>
    <w:p w14:paraId="6F5263B8" w14:textId="77777777" w:rsidR="007D2B9A" w:rsidRPr="007D2B9A" w:rsidRDefault="007D2B9A" w:rsidP="00A54D43">
      <w:pPr>
        <w:pStyle w:val="NormalWeb"/>
        <w:numPr>
          <w:ilvl w:val="0"/>
          <w:numId w:val="17"/>
        </w:numPr>
        <w:shd w:val="clear" w:color="auto" w:fill="FFFFFF"/>
        <w:spacing w:before="75" w:beforeAutospacing="0" w:after="225" w:afterAutospacing="0"/>
        <w:rPr>
          <w:rFonts w:ascii="Cambria" w:hAnsi="Cambria"/>
          <w:color w:val="222635"/>
          <w:sz w:val="22"/>
          <w:szCs w:val="22"/>
        </w:rPr>
      </w:pPr>
      <w:r w:rsidRPr="007D2B9A">
        <w:rPr>
          <w:rFonts w:ascii="Cambria" w:hAnsi="Cambria"/>
          <w:color w:val="222635"/>
          <w:sz w:val="22"/>
          <w:szCs w:val="22"/>
        </w:rPr>
        <w:t>Don’t ever automate a test case just because you can. This could bring you more harm than good. If it will benefit the app, your team, or the organization, go ahead. Your goal should always be fast feedback, precision, and better overall results. However, don’t forget that Selenium requires deep knowledge when it comes to script writing.</w:t>
      </w:r>
    </w:p>
    <w:p w14:paraId="46C88879" w14:textId="77777777" w:rsidR="007D2B9A" w:rsidRPr="007D2B9A" w:rsidRDefault="007D2B9A" w:rsidP="00A54D43">
      <w:pPr>
        <w:pStyle w:val="NormalWeb"/>
        <w:numPr>
          <w:ilvl w:val="0"/>
          <w:numId w:val="17"/>
        </w:numPr>
        <w:shd w:val="clear" w:color="auto" w:fill="FFFFFF"/>
        <w:spacing w:before="75" w:beforeAutospacing="0" w:after="225" w:afterAutospacing="0"/>
        <w:rPr>
          <w:rFonts w:ascii="Cambria" w:hAnsi="Cambria"/>
          <w:color w:val="222635"/>
          <w:sz w:val="22"/>
          <w:szCs w:val="22"/>
        </w:rPr>
      </w:pPr>
      <w:r w:rsidRPr="007D2B9A">
        <w:rPr>
          <w:rFonts w:ascii="Cambria" w:hAnsi="Cambria"/>
          <w:color w:val="222635"/>
          <w:sz w:val="22"/>
          <w:szCs w:val="22"/>
        </w:rPr>
        <w:t>Manual testing is sometimes a better option, especially if you are not a skilled Selenium user.</w:t>
      </w:r>
    </w:p>
    <w:p w14:paraId="162862E6" w14:textId="77777777" w:rsidR="007D2B9A" w:rsidRPr="007D2B9A" w:rsidRDefault="007D2B9A" w:rsidP="00A54D43">
      <w:pPr>
        <w:pStyle w:val="NormalWeb"/>
        <w:numPr>
          <w:ilvl w:val="0"/>
          <w:numId w:val="17"/>
        </w:numPr>
        <w:shd w:val="clear" w:color="auto" w:fill="FFFFFF"/>
        <w:spacing w:before="75" w:beforeAutospacing="0" w:after="225" w:afterAutospacing="0"/>
        <w:rPr>
          <w:rFonts w:ascii="Cambria" w:hAnsi="Cambria"/>
          <w:color w:val="222635"/>
          <w:sz w:val="22"/>
          <w:szCs w:val="22"/>
        </w:rPr>
      </w:pPr>
      <w:r w:rsidRPr="007D2B9A">
        <w:rPr>
          <w:rFonts w:ascii="Cambria" w:hAnsi="Cambria"/>
          <w:color w:val="222635"/>
          <w:sz w:val="22"/>
          <w:szCs w:val="22"/>
        </w:rPr>
        <w:t>Remember that the answer to the question “Why?” when it comes to automation must never be “Because I can.”</w:t>
      </w:r>
    </w:p>
    <w:p w14:paraId="2666DC56" w14:textId="77777777" w:rsidR="007D2B9A" w:rsidRPr="007D2B9A" w:rsidRDefault="007D2B9A" w:rsidP="007D2B9A">
      <w:pPr>
        <w:pStyle w:val="Heading3"/>
        <w:shd w:val="clear" w:color="auto" w:fill="FFFFFF"/>
        <w:spacing w:before="300" w:after="75"/>
        <w:ind w:left="360"/>
        <w:rPr>
          <w:rFonts w:ascii="Helvetica" w:hAnsi="Helvetica" w:cs="Helvetica"/>
          <w:color w:val="222635"/>
          <w:sz w:val="22"/>
          <w:szCs w:val="22"/>
        </w:rPr>
      </w:pPr>
      <w:r w:rsidRPr="007D2B9A">
        <w:rPr>
          <w:rFonts w:ascii="Helvetica" w:hAnsi="Helvetica" w:cs="Helvetica"/>
          <w:color w:val="222635"/>
          <w:sz w:val="22"/>
          <w:szCs w:val="22"/>
        </w:rPr>
        <w:t>8. Complex Cases</w:t>
      </w:r>
    </w:p>
    <w:p w14:paraId="531F8D5B" w14:textId="77777777" w:rsidR="007D2B9A" w:rsidRPr="007D2B9A" w:rsidRDefault="007D2B9A" w:rsidP="00A54D43">
      <w:pPr>
        <w:pStyle w:val="NormalWeb"/>
        <w:numPr>
          <w:ilvl w:val="0"/>
          <w:numId w:val="17"/>
        </w:numPr>
        <w:shd w:val="clear" w:color="auto" w:fill="FFFFFF"/>
        <w:spacing w:before="75" w:beforeAutospacing="0" w:after="225" w:afterAutospacing="0"/>
        <w:rPr>
          <w:rFonts w:ascii="Cambria" w:hAnsi="Cambria"/>
          <w:color w:val="222635"/>
          <w:sz w:val="22"/>
          <w:szCs w:val="22"/>
        </w:rPr>
      </w:pPr>
      <w:r w:rsidRPr="007D2B9A">
        <w:rPr>
          <w:rFonts w:ascii="Cambria" w:hAnsi="Cambria"/>
          <w:color w:val="222635"/>
          <w:sz w:val="22"/>
          <w:szCs w:val="22"/>
        </w:rPr>
        <w:t>Automating complex test cases is almost a rule. Again, you do want to be on the safe side and to save your time when it comes to complexity.</w:t>
      </w:r>
    </w:p>
    <w:p w14:paraId="7C7ECC26" w14:textId="77777777" w:rsidR="007D2B9A" w:rsidRPr="007D2B9A" w:rsidRDefault="007D2B9A" w:rsidP="007D2B9A">
      <w:pPr>
        <w:pStyle w:val="Heading3"/>
        <w:shd w:val="clear" w:color="auto" w:fill="FFFFFF"/>
        <w:spacing w:before="300" w:after="75"/>
        <w:ind w:left="360"/>
        <w:rPr>
          <w:rFonts w:ascii="Helvetica" w:hAnsi="Helvetica" w:cs="Helvetica"/>
          <w:color w:val="222635"/>
          <w:sz w:val="22"/>
          <w:szCs w:val="22"/>
        </w:rPr>
      </w:pPr>
      <w:r w:rsidRPr="007D2B9A">
        <w:rPr>
          <w:rFonts w:ascii="Helvetica" w:hAnsi="Helvetica" w:cs="Helvetica"/>
          <w:color w:val="222635"/>
          <w:sz w:val="22"/>
          <w:szCs w:val="22"/>
        </w:rPr>
        <w:t>9. Performance Testing</w:t>
      </w:r>
    </w:p>
    <w:p w14:paraId="276AC3D2" w14:textId="77777777" w:rsidR="007D2B9A" w:rsidRPr="007D2B9A" w:rsidRDefault="007D2B9A" w:rsidP="00A54D43">
      <w:pPr>
        <w:pStyle w:val="NormalWeb"/>
        <w:numPr>
          <w:ilvl w:val="0"/>
          <w:numId w:val="17"/>
        </w:numPr>
        <w:shd w:val="clear" w:color="auto" w:fill="FFFFFF"/>
        <w:spacing w:before="75" w:beforeAutospacing="0" w:after="225" w:afterAutospacing="0"/>
        <w:rPr>
          <w:rFonts w:ascii="Cambria" w:hAnsi="Cambria"/>
          <w:color w:val="222635"/>
          <w:sz w:val="22"/>
          <w:szCs w:val="22"/>
        </w:rPr>
      </w:pPr>
      <w:r w:rsidRPr="007D2B9A">
        <w:rPr>
          <w:rFonts w:ascii="Cambria" w:hAnsi="Cambria"/>
          <w:color w:val="222635"/>
          <w:sz w:val="22"/>
          <w:szCs w:val="22"/>
        </w:rPr>
        <w:t>We usually choose to automate performance testing, such as load testing and stress testing.</w:t>
      </w:r>
    </w:p>
    <w:p w14:paraId="45E70610" w14:textId="77777777" w:rsidR="007D2B9A" w:rsidRPr="007D2B9A" w:rsidRDefault="007D2B9A" w:rsidP="007D2B9A">
      <w:pPr>
        <w:pStyle w:val="Heading3"/>
        <w:shd w:val="clear" w:color="auto" w:fill="FFFFFF"/>
        <w:spacing w:before="300" w:after="75"/>
        <w:ind w:left="360"/>
        <w:rPr>
          <w:rFonts w:ascii="Helvetica" w:hAnsi="Helvetica" w:cs="Helvetica"/>
          <w:color w:val="222635"/>
          <w:sz w:val="22"/>
          <w:szCs w:val="22"/>
        </w:rPr>
      </w:pPr>
      <w:r w:rsidRPr="007D2B9A">
        <w:rPr>
          <w:rFonts w:ascii="Helvetica" w:hAnsi="Helvetica" w:cs="Helvetica"/>
          <w:color w:val="222635"/>
          <w:sz w:val="22"/>
          <w:szCs w:val="22"/>
        </w:rPr>
        <w:t>10. Long Testing</w:t>
      </w:r>
    </w:p>
    <w:p w14:paraId="4AE0652F" w14:textId="68F696CB" w:rsidR="007D2B9A" w:rsidRDefault="007D2B9A" w:rsidP="00A54D43">
      <w:pPr>
        <w:pStyle w:val="NormalWeb"/>
        <w:numPr>
          <w:ilvl w:val="0"/>
          <w:numId w:val="17"/>
        </w:numPr>
        <w:shd w:val="clear" w:color="auto" w:fill="FFFFFF"/>
        <w:spacing w:before="75" w:beforeAutospacing="0" w:after="225" w:afterAutospacing="0"/>
        <w:rPr>
          <w:rFonts w:ascii="Cambria" w:hAnsi="Cambria"/>
          <w:color w:val="222635"/>
          <w:sz w:val="22"/>
          <w:szCs w:val="22"/>
        </w:rPr>
      </w:pPr>
      <w:r w:rsidRPr="007D2B9A">
        <w:rPr>
          <w:rFonts w:ascii="Cambria" w:hAnsi="Cambria"/>
          <w:color w:val="222635"/>
          <w:sz w:val="22"/>
          <w:szCs w:val="22"/>
        </w:rPr>
        <w:t>If a case requires an overnight devotion, you should automate it.</w:t>
      </w:r>
    </w:p>
    <w:p w14:paraId="5703E36E" w14:textId="4B38CC33" w:rsidR="00156F4F" w:rsidRDefault="00156F4F" w:rsidP="00156F4F">
      <w:pPr>
        <w:pStyle w:val="NormalWeb"/>
        <w:shd w:val="clear" w:color="auto" w:fill="FFFFFF"/>
        <w:spacing w:before="75" w:beforeAutospacing="0" w:after="225" w:afterAutospacing="0"/>
        <w:rPr>
          <w:rFonts w:ascii="Cambria" w:hAnsi="Cambria"/>
          <w:color w:val="222635"/>
          <w:sz w:val="22"/>
          <w:szCs w:val="22"/>
        </w:rPr>
      </w:pPr>
    </w:p>
    <w:p w14:paraId="5CFEA72D" w14:textId="77777777" w:rsidR="00156F4F" w:rsidRPr="007D2B9A" w:rsidRDefault="00156F4F" w:rsidP="00156F4F">
      <w:pPr>
        <w:pStyle w:val="NormalWeb"/>
        <w:shd w:val="clear" w:color="auto" w:fill="FFFFFF"/>
        <w:spacing w:before="75" w:beforeAutospacing="0" w:after="225" w:afterAutospacing="0"/>
        <w:rPr>
          <w:rFonts w:ascii="Cambria" w:hAnsi="Cambria"/>
          <w:color w:val="222635"/>
          <w:sz w:val="22"/>
          <w:szCs w:val="22"/>
        </w:rPr>
      </w:pPr>
    </w:p>
    <w:p w14:paraId="2412D3A5" w14:textId="5EE59176" w:rsidR="007D2B9A" w:rsidRPr="007D2B9A" w:rsidRDefault="007D2B9A" w:rsidP="007D2B9A">
      <w:pPr>
        <w:pStyle w:val="ListParagraph"/>
        <w:shd w:val="clear" w:color="auto" w:fill="FFFFFF"/>
        <w:spacing w:after="0" w:line="240" w:lineRule="auto"/>
        <w:rPr>
          <w:rFonts w:ascii="Arial" w:eastAsia="Times New Roman" w:hAnsi="Arial" w:cs="Arial"/>
          <w:color w:val="3A3A3A"/>
        </w:rPr>
      </w:pPr>
    </w:p>
    <w:p w14:paraId="5F4F251A" w14:textId="44C5D78D" w:rsidR="007D2B9A" w:rsidRDefault="00156F4F" w:rsidP="00A54D43">
      <w:pPr>
        <w:pStyle w:val="Heading2"/>
        <w:numPr>
          <w:ilvl w:val="0"/>
          <w:numId w:val="1"/>
        </w:numPr>
        <w:shd w:val="clear" w:color="auto" w:fill="FFFFFF"/>
        <w:spacing w:before="0" w:beforeAutospacing="0" w:after="0" w:afterAutospacing="0" w:line="312" w:lineRule="atLeast"/>
        <w:rPr>
          <w:rFonts w:ascii="Arial" w:hAnsi="Arial" w:cs="Arial"/>
          <w:color w:val="3A3A3A"/>
          <w:sz w:val="22"/>
          <w:szCs w:val="22"/>
        </w:rPr>
      </w:pPr>
      <w:r>
        <w:rPr>
          <w:rFonts w:ascii="Arial" w:hAnsi="Arial" w:cs="Arial"/>
          <w:color w:val="3A3A3A"/>
          <w:sz w:val="22"/>
          <w:szCs w:val="22"/>
        </w:rPr>
        <w:t>How to get all values from a dropdown?</w:t>
      </w:r>
    </w:p>
    <w:p w14:paraId="7B8BEADB" w14:textId="77777777" w:rsidR="00156F4F" w:rsidRDefault="00156F4F" w:rsidP="00156F4F">
      <w:pPr>
        <w:pStyle w:val="NoSpacing"/>
        <w:rPr>
          <w:color w:val="333333"/>
        </w:rPr>
      </w:pPr>
      <w:proofErr w:type="gramStart"/>
      <w:r>
        <w:rPr>
          <w:rFonts w:ascii="Wingdings" w:hAnsi="Wingdings"/>
          <w:shd w:val="clear" w:color="auto" w:fill="EEEEEE"/>
        </w:rPr>
        <w:t></w:t>
      </w:r>
      <w:r>
        <w:rPr>
          <w:sz w:val="14"/>
          <w:szCs w:val="14"/>
          <w:shd w:val="clear" w:color="auto" w:fill="EEEEEE"/>
        </w:rPr>
        <w:t>  </w:t>
      </w:r>
      <w:r>
        <w:rPr>
          <w:shd w:val="clear" w:color="auto" w:fill="EEEEEE"/>
        </w:rPr>
        <w:t>To</w:t>
      </w:r>
      <w:proofErr w:type="gramEnd"/>
      <w:r>
        <w:rPr>
          <w:shd w:val="clear" w:color="auto" w:fill="EEEEEE"/>
        </w:rPr>
        <w:t xml:space="preserve"> get the default values selected in dropdown</w:t>
      </w:r>
    </w:p>
    <w:p w14:paraId="41BDCA05" w14:textId="77777777" w:rsidR="00156F4F" w:rsidRDefault="00156F4F" w:rsidP="00156F4F">
      <w:pPr>
        <w:pStyle w:val="NoSpacing"/>
        <w:rPr>
          <w:color w:val="333333"/>
          <w:sz w:val="21"/>
          <w:szCs w:val="21"/>
        </w:rPr>
      </w:pPr>
    </w:p>
    <w:tbl>
      <w:tblPr>
        <w:tblW w:w="0" w:type="auto"/>
        <w:shd w:val="clear" w:color="auto" w:fill="FFFFFF"/>
        <w:tblCellMar>
          <w:left w:w="0" w:type="dxa"/>
          <w:right w:w="0" w:type="dxa"/>
        </w:tblCellMar>
        <w:tblLook w:val="04A0" w:firstRow="1" w:lastRow="0" w:firstColumn="1" w:lastColumn="0" w:noHBand="0" w:noVBand="1"/>
      </w:tblPr>
      <w:tblGrid>
        <w:gridCol w:w="9340"/>
      </w:tblGrid>
      <w:tr w:rsidR="00156F4F" w14:paraId="5B9165F0" w14:textId="77777777" w:rsidTr="00156F4F">
        <w:tc>
          <w:tcPr>
            <w:tcW w:w="957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28FC0267" w14:textId="77777777" w:rsidR="00156F4F" w:rsidRDefault="00156F4F" w:rsidP="00156F4F">
            <w:pPr>
              <w:pStyle w:val="NoSpacing"/>
              <w:rPr>
                <w:color w:val="333333"/>
                <w:sz w:val="21"/>
                <w:szCs w:val="21"/>
              </w:rPr>
            </w:pPr>
            <w:r>
              <w:rPr>
                <w:rFonts w:ascii="Consolas" w:hAnsi="Consolas"/>
                <w:color w:val="333333"/>
                <w:sz w:val="20"/>
                <w:szCs w:val="20"/>
              </w:rPr>
              <w:t>String </w:t>
            </w:r>
            <w:r>
              <w:rPr>
                <w:rFonts w:ascii="Consolas" w:hAnsi="Consolas"/>
                <w:color w:val="6A3E3E"/>
                <w:sz w:val="20"/>
                <w:szCs w:val="20"/>
              </w:rPr>
              <w:t>s</w:t>
            </w:r>
            <w:r>
              <w:rPr>
                <w:rFonts w:ascii="Consolas" w:hAnsi="Consolas"/>
                <w:color w:val="333333"/>
                <w:sz w:val="20"/>
                <w:szCs w:val="20"/>
              </w:rPr>
              <w:t>= </w:t>
            </w:r>
            <w:proofErr w:type="gramStart"/>
            <w:r>
              <w:rPr>
                <w:rFonts w:ascii="Consolas" w:hAnsi="Consolas"/>
                <w:color w:val="6A3E3E"/>
                <w:sz w:val="20"/>
                <w:szCs w:val="20"/>
              </w:rPr>
              <w:t>driver</w:t>
            </w:r>
            <w:r>
              <w:rPr>
                <w:rFonts w:ascii="Consolas" w:hAnsi="Consolas"/>
                <w:color w:val="333333"/>
                <w:sz w:val="20"/>
                <w:szCs w:val="20"/>
              </w:rPr>
              <w:t>.findElement</w:t>
            </w:r>
            <w:proofErr w:type="gramEnd"/>
            <w:r>
              <w:rPr>
                <w:rFonts w:ascii="Consolas" w:hAnsi="Consolas"/>
                <w:color w:val="333333"/>
                <w:sz w:val="20"/>
                <w:szCs w:val="20"/>
              </w:rPr>
              <w:t>(By.</w:t>
            </w:r>
            <w:r>
              <w:rPr>
                <w:rFonts w:ascii="Consolas" w:hAnsi="Consolas"/>
                <w:i/>
                <w:iCs/>
                <w:color w:val="333333"/>
                <w:sz w:val="20"/>
                <w:szCs w:val="20"/>
              </w:rPr>
              <w:t>xpath</w:t>
            </w:r>
            <w:r>
              <w:rPr>
                <w:rFonts w:ascii="Consolas" w:hAnsi="Consolas"/>
                <w:color w:val="333333"/>
                <w:sz w:val="20"/>
                <w:szCs w:val="20"/>
              </w:rPr>
              <w:t>(</w:t>
            </w:r>
            <w:r>
              <w:rPr>
                <w:rFonts w:ascii="Consolas" w:hAnsi="Consolas"/>
                <w:color w:val="2A00FF"/>
                <w:sz w:val="20"/>
                <w:szCs w:val="20"/>
              </w:rPr>
              <w:t>"//select[@id='ddladult1']"</w:t>
            </w:r>
            <w:r>
              <w:rPr>
                <w:rFonts w:ascii="Consolas" w:hAnsi="Consolas"/>
                <w:color w:val="333333"/>
                <w:sz w:val="20"/>
                <w:szCs w:val="20"/>
              </w:rPr>
              <w:t>)).getText();</w:t>
            </w:r>
          </w:p>
          <w:p w14:paraId="66F4E210" w14:textId="77777777" w:rsidR="00156F4F" w:rsidRDefault="00156F4F" w:rsidP="00156F4F">
            <w:pPr>
              <w:pStyle w:val="NoSpacing"/>
              <w:rPr>
                <w:color w:val="333333"/>
                <w:sz w:val="21"/>
                <w:szCs w:val="21"/>
              </w:rPr>
            </w:pPr>
          </w:p>
        </w:tc>
      </w:tr>
      <w:tr w:rsidR="00156F4F" w14:paraId="55D91210" w14:textId="77777777" w:rsidTr="00156F4F">
        <w:tc>
          <w:tcPr>
            <w:tcW w:w="957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74009821" w14:textId="77777777" w:rsidR="00156F4F" w:rsidRDefault="00156F4F" w:rsidP="00156F4F">
            <w:pPr>
              <w:pStyle w:val="NoSpacing"/>
              <w:rPr>
                <w:color w:val="333333"/>
                <w:sz w:val="21"/>
                <w:szCs w:val="21"/>
              </w:rPr>
            </w:pPr>
            <w:r>
              <w:rPr>
                <w:rFonts w:ascii="Consolas" w:hAnsi="Consolas"/>
                <w:color w:val="333333"/>
                <w:sz w:val="20"/>
                <w:szCs w:val="20"/>
              </w:rPr>
              <w:t xml:space="preserve">             </w:t>
            </w:r>
            <w:proofErr w:type="spellStart"/>
            <w:r>
              <w:rPr>
                <w:rFonts w:ascii="Consolas" w:hAnsi="Consolas"/>
                <w:color w:val="333333"/>
                <w:sz w:val="20"/>
                <w:szCs w:val="20"/>
              </w:rPr>
              <w:t>System.</w:t>
            </w:r>
            <w:r>
              <w:rPr>
                <w:rFonts w:ascii="Consolas" w:hAnsi="Consolas"/>
                <w:b/>
                <w:bCs/>
                <w:i/>
                <w:iCs/>
                <w:color w:val="0000C0"/>
                <w:sz w:val="20"/>
                <w:szCs w:val="20"/>
              </w:rPr>
              <w:t>out</w:t>
            </w:r>
            <w:r>
              <w:rPr>
                <w:rFonts w:ascii="Consolas" w:hAnsi="Consolas"/>
                <w:color w:val="333333"/>
                <w:sz w:val="20"/>
                <w:szCs w:val="20"/>
              </w:rPr>
              <w:t>.println</w:t>
            </w:r>
            <w:proofErr w:type="spellEnd"/>
            <w:r>
              <w:rPr>
                <w:rFonts w:ascii="Consolas" w:hAnsi="Consolas"/>
                <w:color w:val="333333"/>
                <w:sz w:val="20"/>
                <w:szCs w:val="20"/>
              </w:rPr>
              <w:t>(</w:t>
            </w:r>
            <w:r>
              <w:rPr>
                <w:rFonts w:ascii="Consolas" w:hAnsi="Consolas"/>
                <w:color w:val="2A00FF"/>
                <w:sz w:val="20"/>
                <w:szCs w:val="20"/>
              </w:rPr>
              <w:t xml:space="preserve">"Default value selected </w:t>
            </w:r>
            <w:proofErr w:type="gramStart"/>
            <w:r>
              <w:rPr>
                <w:rFonts w:ascii="Consolas" w:hAnsi="Consolas"/>
                <w:color w:val="2A00FF"/>
                <w:sz w:val="20"/>
                <w:szCs w:val="20"/>
              </w:rPr>
              <w:t>is :</w:t>
            </w:r>
            <w:proofErr w:type="gramEnd"/>
            <w:r>
              <w:rPr>
                <w:rFonts w:ascii="Consolas" w:hAnsi="Consolas"/>
                <w:color w:val="2A00FF"/>
                <w:sz w:val="20"/>
                <w:szCs w:val="20"/>
              </w:rPr>
              <w:t>"</w:t>
            </w:r>
            <w:r>
              <w:rPr>
                <w:rFonts w:ascii="Consolas" w:hAnsi="Consolas"/>
                <w:color w:val="333333"/>
                <w:sz w:val="20"/>
                <w:szCs w:val="20"/>
              </w:rPr>
              <w:t>+ </w:t>
            </w:r>
            <w:r>
              <w:rPr>
                <w:rFonts w:ascii="Consolas" w:hAnsi="Consolas"/>
                <w:color w:val="6A3E3E"/>
                <w:sz w:val="20"/>
                <w:szCs w:val="20"/>
              </w:rPr>
              <w:t>s</w:t>
            </w:r>
            <w:r>
              <w:rPr>
                <w:rFonts w:ascii="Consolas" w:hAnsi="Consolas"/>
                <w:color w:val="333333"/>
                <w:sz w:val="20"/>
                <w:szCs w:val="20"/>
              </w:rPr>
              <w:t>);</w:t>
            </w:r>
          </w:p>
        </w:tc>
      </w:tr>
    </w:tbl>
    <w:p w14:paraId="0396D532" w14:textId="77777777" w:rsidR="00156F4F" w:rsidRDefault="00156F4F" w:rsidP="00156F4F">
      <w:pPr>
        <w:pStyle w:val="NoSpacing"/>
        <w:rPr>
          <w:color w:val="333333"/>
          <w:sz w:val="21"/>
          <w:szCs w:val="21"/>
        </w:rPr>
      </w:pPr>
    </w:p>
    <w:p w14:paraId="4C7D896C" w14:textId="77777777" w:rsidR="00156F4F" w:rsidRDefault="00156F4F" w:rsidP="00156F4F">
      <w:pPr>
        <w:pStyle w:val="NoSpacing"/>
        <w:rPr>
          <w:color w:val="333333"/>
        </w:rPr>
      </w:pPr>
      <w:proofErr w:type="gramStart"/>
      <w:r>
        <w:rPr>
          <w:rFonts w:ascii="Wingdings" w:hAnsi="Wingdings"/>
          <w:shd w:val="clear" w:color="auto" w:fill="CCCCCC"/>
        </w:rPr>
        <w:t></w:t>
      </w:r>
      <w:r>
        <w:rPr>
          <w:sz w:val="14"/>
          <w:szCs w:val="14"/>
          <w:shd w:val="clear" w:color="auto" w:fill="CCCCCC"/>
        </w:rPr>
        <w:t>  </w:t>
      </w:r>
      <w:r>
        <w:rPr>
          <w:shd w:val="clear" w:color="auto" w:fill="CCCCCC"/>
        </w:rPr>
        <w:t>To</w:t>
      </w:r>
      <w:proofErr w:type="gramEnd"/>
      <w:r>
        <w:rPr>
          <w:shd w:val="clear" w:color="auto" w:fill="CCCCCC"/>
        </w:rPr>
        <w:t xml:space="preserve"> get all the dropdown values</w:t>
      </w:r>
    </w:p>
    <w:p w14:paraId="070DDF29" w14:textId="77777777" w:rsidR="00156F4F" w:rsidRDefault="00156F4F" w:rsidP="00156F4F">
      <w:pPr>
        <w:pStyle w:val="NoSpacing"/>
        <w:rPr>
          <w:color w:val="333333"/>
          <w:sz w:val="21"/>
          <w:szCs w:val="21"/>
        </w:rPr>
      </w:pPr>
    </w:p>
    <w:p w14:paraId="3A36E317" w14:textId="77777777" w:rsidR="00156F4F" w:rsidRDefault="00156F4F" w:rsidP="00156F4F">
      <w:pPr>
        <w:pStyle w:val="NoSpacing"/>
        <w:rPr>
          <w:color w:val="333333"/>
          <w:sz w:val="21"/>
          <w:szCs w:val="21"/>
        </w:rPr>
      </w:pPr>
      <w:r>
        <w:rPr>
          <w:b/>
          <w:bCs/>
          <w:color w:val="333333"/>
          <w:sz w:val="21"/>
          <w:szCs w:val="21"/>
        </w:rPr>
        <w:t>Method 1</w:t>
      </w:r>
    </w:p>
    <w:p w14:paraId="66B2AFDC" w14:textId="77777777" w:rsidR="00156F4F" w:rsidRDefault="00156F4F" w:rsidP="00156F4F">
      <w:pPr>
        <w:pStyle w:val="NoSpacing"/>
        <w:rPr>
          <w:color w:val="333333"/>
          <w:sz w:val="21"/>
          <w:szCs w:val="21"/>
        </w:rPr>
      </w:pPr>
    </w:p>
    <w:tbl>
      <w:tblPr>
        <w:tblW w:w="0" w:type="auto"/>
        <w:tblInd w:w="-252" w:type="dxa"/>
        <w:shd w:val="clear" w:color="auto" w:fill="FFFFFF"/>
        <w:tblCellMar>
          <w:left w:w="0" w:type="dxa"/>
          <w:right w:w="0" w:type="dxa"/>
        </w:tblCellMar>
        <w:tblLook w:val="04A0" w:firstRow="1" w:lastRow="0" w:firstColumn="1" w:lastColumn="0" w:noHBand="0" w:noVBand="1"/>
      </w:tblPr>
      <w:tblGrid>
        <w:gridCol w:w="9592"/>
      </w:tblGrid>
      <w:tr w:rsidR="00156F4F" w14:paraId="67774756" w14:textId="77777777" w:rsidTr="00156F4F">
        <w:tc>
          <w:tcPr>
            <w:tcW w:w="982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70118833" w14:textId="77777777" w:rsidR="00156F4F" w:rsidRDefault="00156F4F" w:rsidP="00156F4F">
            <w:pPr>
              <w:pStyle w:val="NoSpacing"/>
              <w:rPr>
                <w:color w:val="333333"/>
                <w:sz w:val="21"/>
                <w:szCs w:val="21"/>
              </w:rPr>
            </w:pPr>
            <w:r>
              <w:rPr>
                <w:rFonts w:ascii="Consolas" w:hAnsi="Consolas"/>
                <w:color w:val="333333"/>
                <w:sz w:val="20"/>
                <w:szCs w:val="20"/>
              </w:rPr>
              <w:lastRenderedPageBreak/>
              <w:t>Select </w:t>
            </w:r>
            <w:r>
              <w:rPr>
                <w:rFonts w:ascii="Consolas" w:hAnsi="Consolas"/>
                <w:color w:val="6A3E3E"/>
                <w:sz w:val="20"/>
                <w:szCs w:val="20"/>
              </w:rPr>
              <w:t>select</w:t>
            </w:r>
            <w:r>
              <w:rPr>
                <w:rFonts w:ascii="Consolas" w:hAnsi="Consolas"/>
                <w:color w:val="333333"/>
                <w:sz w:val="20"/>
                <w:szCs w:val="20"/>
              </w:rPr>
              <w:t> = </w:t>
            </w:r>
            <w:r>
              <w:rPr>
                <w:rFonts w:ascii="Consolas" w:hAnsi="Consolas"/>
                <w:b/>
                <w:bCs/>
                <w:color w:val="7F0055"/>
                <w:sz w:val="20"/>
                <w:szCs w:val="20"/>
              </w:rPr>
              <w:t>new </w:t>
            </w:r>
            <w:r>
              <w:rPr>
                <w:rFonts w:ascii="Consolas" w:hAnsi="Consolas"/>
                <w:color w:val="333333"/>
                <w:sz w:val="20"/>
                <w:szCs w:val="20"/>
              </w:rPr>
              <w:t>Select(</w:t>
            </w:r>
            <w:proofErr w:type="gramStart"/>
            <w:r>
              <w:rPr>
                <w:rFonts w:ascii="Consolas" w:hAnsi="Consolas"/>
                <w:color w:val="6A3E3E"/>
                <w:sz w:val="20"/>
                <w:szCs w:val="20"/>
              </w:rPr>
              <w:t>driver</w:t>
            </w:r>
            <w:r>
              <w:rPr>
                <w:rFonts w:ascii="Consolas" w:hAnsi="Consolas"/>
                <w:color w:val="333333"/>
                <w:sz w:val="20"/>
                <w:szCs w:val="20"/>
              </w:rPr>
              <w:t>.findElement</w:t>
            </w:r>
            <w:proofErr w:type="gramEnd"/>
            <w:r>
              <w:rPr>
                <w:rFonts w:ascii="Consolas" w:hAnsi="Consolas"/>
                <w:color w:val="333333"/>
                <w:sz w:val="20"/>
                <w:szCs w:val="20"/>
              </w:rPr>
              <w:t>(By.</w:t>
            </w:r>
            <w:r>
              <w:rPr>
                <w:rFonts w:ascii="Consolas" w:hAnsi="Consolas"/>
                <w:i/>
                <w:iCs/>
                <w:color w:val="333333"/>
                <w:sz w:val="20"/>
                <w:szCs w:val="20"/>
              </w:rPr>
              <w:t>xpath</w:t>
            </w:r>
            <w:r>
              <w:rPr>
                <w:rFonts w:ascii="Consolas" w:hAnsi="Consolas"/>
                <w:color w:val="333333"/>
                <w:sz w:val="20"/>
                <w:szCs w:val="20"/>
              </w:rPr>
              <w:t>(</w:t>
            </w:r>
            <w:r>
              <w:rPr>
                <w:rFonts w:ascii="Consolas" w:hAnsi="Consolas"/>
                <w:color w:val="2A00FF"/>
                <w:sz w:val="20"/>
                <w:szCs w:val="20"/>
              </w:rPr>
              <w:t>"//select[@id='ddladult1']"</w:t>
            </w:r>
            <w:r>
              <w:rPr>
                <w:rFonts w:ascii="Consolas" w:hAnsi="Consolas"/>
                <w:color w:val="333333"/>
                <w:sz w:val="20"/>
                <w:szCs w:val="20"/>
              </w:rPr>
              <w:t>)));</w:t>
            </w:r>
          </w:p>
          <w:p w14:paraId="6BA30157" w14:textId="77777777" w:rsidR="00156F4F" w:rsidRDefault="00156F4F" w:rsidP="00156F4F">
            <w:pPr>
              <w:pStyle w:val="NoSpacing"/>
              <w:rPr>
                <w:color w:val="333333"/>
                <w:sz w:val="21"/>
                <w:szCs w:val="21"/>
              </w:rPr>
            </w:pPr>
          </w:p>
        </w:tc>
      </w:tr>
      <w:tr w:rsidR="00156F4F" w14:paraId="1983CA60" w14:textId="77777777" w:rsidTr="00156F4F">
        <w:tc>
          <w:tcPr>
            <w:tcW w:w="982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65F89B43" w14:textId="77777777" w:rsidR="00156F4F" w:rsidRDefault="00156F4F" w:rsidP="00156F4F">
            <w:pPr>
              <w:pStyle w:val="NoSpacing"/>
              <w:rPr>
                <w:color w:val="333333"/>
                <w:sz w:val="21"/>
                <w:szCs w:val="21"/>
              </w:rPr>
            </w:pPr>
            <w:proofErr w:type="spellStart"/>
            <w:proofErr w:type="gramStart"/>
            <w:r>
              <w:rPr>
                <w:rFonts w:ascii="Consolas" w:hAnsi="Consolas"/>
                <w:color w:val="6A3E3E"/>
                <w:sz w:val="20"/>
                <w:szCs w:val="20"/>
              </w:rPr>
              <w:t>select</w:t>
            </w:r>
            <w:r>
              <w:rPr>
                <w:rFonts w:ascii="Consolas" w:hAnsi="Consolas"/>
                <w:color w:val="333333"/>
                <w:sz w:val="20"/>
                <w:szCs w:val="20"/>
              </w:rPr>
              <w:t>.getOptions</w:t>
            </w:r>
            <w:proofErr w:type="spellEnd"/>
            <w:proofErr w:type="gramEnd"/>
            <w:r>
              <w:rPr>
                <w:rFonts w:ascii="Consolas" w:hAnsi="Consolas"/>
                <w:color w:val="333333"/>
                <w:sz w:val="20"/>
                <w:szCs w:val="20"/>
              </w:rPr>
              <w:t>();</w:t>
            </w:r>
          </w:p>
          <w:p w14:paraId="0D693E32" w14:textId="77777777" w:rsidR="00156F4F" w:rsidRDefault="00156F4F" w:rsidP="00156F4F">
            <w:pPr>
              <w:pStyle w:val="NoSpacing"/>
              <w:rPr>
                <w:color w:val="333333"/>
                <w:sz w:val="21"/>
                <w:szCs w:val="21"/>
              </w:rPr>
            </w:pPr>
          </w:p>
        </w:tc>
      </w:tr>
    </w:tbl>
    <w:p w14:paraId="6FF77FEA" w14:textId="77777777" w:rsidR="00156F4F" w:rsidRDefault="00156F4F" w:rsidP="00156F4F">
      <w:pPr>
        <w:pStyle w:val="NoSpacing"/>
        <w:rPr>
          <w:color w:val="333333"/>
          <w:sz w:val="21"/>
          <w:szCs w:val="21"/>
        </w:rPr>
      </w:pPr>
    </w:p>
    <w:p w14:paraId="04F3394F" w14:textId="77777777" w:rsidR="00156F4F" w:rsidRDefault="00156F4F" w:rsidP="00156F4F">
      <w:pPr>
        <w:pStyle w:val="NoSpacing"/>
        <w:rPr>
          <w:color w:val="333333"/>
          <w:sz w:val="21"/>
          <w:szCs w:val="21"/>
        </w:rPr>
      </w:pPr>
      <w:r>
        <w:rPr>
          <w:rFonts w:ascii="Consolas" w:hAnsi="Consolas"/>
          <w:b/>
          <w:bCs/>
          <w:color w:val="333333"/>
          <w:sz w:val="20"/>
          <w:szCs w:val="20"/>
        </w:rPr>
        <w:t>Method 2</w:t>
      </w:r>
    </w:p>
    <w:p w14:paraId="01EA4493" w14:textId="77777777" w:rsidR="00156F4F" w:rsidRDefault="00156F4F" w:rsidP="00156F4F">
      <w:pPr>
        <w:pStyle w:val="NoSpacing"/>
        <w:rPr>
          <w:color w:val="333333"/>
          <w:sz w:val="21"/>
          <w:szCs w:val="21"/>
        </w:rPr>
      </w:pPr>
    </w:p>
    <w:tbl>
      <w:tblPr>
        <w:tblW w:w="0" w:type="auto"/>
        <w:shd w:val="clear" w:color="auto" w:fill="FFFFFF"/>
        <w:tblCellMar>
          <w:left w:w="0" w:type="dxa"/>
          <w:right w:w="0" w:type="dxa"/>
        </w:tblCellMar>
        <w:tblLook w:val="04A0" w:firstRow="1" w:lastRow="0" w:firstColumn="1" w:lastColumn="0" w:noHBand="0" w:noVBand="1"/>
      </w:tblPr>
      <w:tblGrid>
        <w:gridCol w:w="9340"/>
      </w:tblGrid>
      <w:tr w:rsidR="00156F4F" w14:paraId="0DA965E9" w14:textId="77777777" w:rsidTr="00156F4F">
        <w:trPr>
          <w:trHeight w:val="2188"/>
        </w:trPr>
        <w:tc>
          <w:tcPr>
            <w:tcW w:w="957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135569B6" w14:textId="77777777" w:rsidR="00156F4F" w:rsidRDefault="00156F4F" w:rsidP="00156F4F">
            <w:pPr>
              <w:pStyle w:val="NoSpacing"/>
              <w:rPr>
                <w:color w:val="333333"/>
                <w:sz w:val="21"/>
                <w:szCs w:val="21"/>
              </w:rPr>
            </w:pPr>
            <w:r>
              <w:rPr>
                <w:rFonts w:ascii="Consolas" w:hAnsi="Consolas"/>
                <w:color w:val="333333"/>
                <w:sz w:val="20"/>
                <w:szCs w:val="20"/>
              </w:rPr>
              <w:t>WebElement </w:t>
            </w:r>
            <w:r>
              <w:rPr>
                <w:rFonts w:ascii="Consolas" w:hAnsi="Consolas"/>
                <w:color w:val="6A3E3E"/>
                <w:sz w:val="20"/>
                <w:szCs w:val="20"/>
              </w:rPr>
              <w:t>dropdown</w:t>
            </w:r>
            <w:r>
              <w:rPr>
                <w:rFonts w:ascii="Consolas" w:hAnsi="Consolas"/>
                <w:color w:val="333333"/>
                <w:sz w:val="20"/>
                <w:szCs w:val="20"/>
              </w:rPr>
              <w:t> = </w:t>
            </w:r>
            <w:proofErr w:type="gramStart"/>
            <w:r>
              <w:rPr>
                <w:rFonts w:ascii="Consolas" w:hAnsi="Consolas"/>
                <w:color w:val="6A3E3E"/>
                <w:sz w:val="20"/>
                <w:szCs w:val="20"/>
              </w:rPr>
              <w:t>driver</w:t>
            </w:r>
            <w:r>
              <w:rPr>
                <w:rFonts w:ascii="Consolas" w:hAnsi="Consolas"/>
                <w:color w:val="333333"/>
                <w:sz w:val="20"/>
                <w:szCs w:val="20"/>
              </w:rPr>
              <w:t>.findElement</w:t>
            </w:r>
            <w:proofErr w:type="gramEnd"/>
            <w:r>
              <w:rPr>
                <w:rFonts w:ascii="Consolas" w:hAnsi="Consolas"/>
                <w:color w:val="333333"/>
                <w:sz w:val="20"/>
                <w:szCs w:val="20"/>
              </w:rPr>
              <w:t>(By.</w:t>
            </w:r>
            <w:r>
              <w:rPr>
                <w:rFonts w:ascii="Consolas" w:hAnsi="Consolas"/>
                <w:i/>
                <w:iCs/>
                <w:color w:val="333333"/>
                <w:sz w:val="20"/>
                <w:szCs w:val="20"/>
              </w:rPr>
              <w:t>xpath</w:t>
            </w:r>
            <w:r>
              <w:rPr>
                <w:rFonts w:ascii="Consolas" w:hAnsi="Consolas"/>
                <w:color w:val="333333"/>
                <w:sz w:val="20"/>
                <w:szCs w:val="20"/>
              </w:rPr>
              <w:t>(</w:t>
            </w:r>
            <w:r>
              <w:rPr>
                <w:rFonts w:ascii="Consolas" w:hAnsi="Consolas"/>
                <w:color w:val="2A00FF"/>
                <w:sz w:val="20"/>
                <w:szCs w:val="20"/>
              </w:rPr>
              <w:t>"//select[@id='ddladult1']"</w:t>
            </w:r>
            <w:r>
              <w:rPr>
                <w:rFonts w:ascii="Consolas" w:hAnsi="Consolas"/>
                <w:color w:val="333333"/>
                <w:sz w:val="20"/>
                <w:szCs w:val="20"/>
              </w:rPr>
              <w:t>)); </w:t>
            </w:r>
          </w:p>
          <w:p w14:paraId="4EC52856" w14:textId="77777777" w:rsidR="00156F4F" w:rsidRDefault="00156F4F" w:rsidP="00156F4F">
            <w:pPr>
              <w:pStyle w:val="NoSpacing"/>
              <w:rPr>
                <w:color w:val="333333"/>
                <w:sz w:val="21"/>
                <w:szCs w:val="21"/>
              </w:rPr>
            </w:pPr>
            <w:r>
              <w:rPr>
                <w:rFonts w:ascii="Consolas" w:hAnsi="Consolas"/>
                <w:color w:val="333333"/>
                <w:sz w:val="20"/>
                <w:szCs w:val="20"/>
              </w:rPr>
              <w:t>        Select </w:t>
            </w:r>
            <w:proofErr w:type="spellStart"/>
            <w:r>
              <w:rPr>
                <w:rFonts w:ascii="Consolas" w:hAnsi="Consolas"/>
                <w:color w:val="6A3E3E"/>
                <w:sz w:val="20"/>
                <w:szCs w:val="20"/>
              </w:rPr>
              <w:t>select</w:t>
            </w:r>
            <w:proofErr w:type="spellEnd"/>
            <w:r>
              <w:rPr>
                <w:rFonts w:ascii="Consolas" w:hAnsi="Consolas"/>
                <w:color w:val="333333"/>
                <w:sz w:val="20"/>
                <w:szCs w:val="20"/>
              </w:rPr>
              <w:t> = </w:t>
            </w:r>
            <w:r>
              <w:rPr>
                <w:rFonts w:ascii="Consolas" w:hAnsi="Consolas"/>
                <w:b/>
                <w:bCs/>
                <w:color w:val="7F0055"/>
                <w:sz w:val="20"/>
                <w:szCs w:val="20"/>
              </w:rPr>
              <w:t>new</w:t>
            </w:r>
            <w:r>
              <w:rPr>
                <w:rFonts w:ascii="Consolas" w:hAnsi="Consolas"/>
                <w:color w:val="333333"/>
                <w:sz w:val="20"/>
                <w:szCs w:val="20"/>
              </w:rPr>
              <w:t> Select(</w:t>
            </w:r>
            <w:r>
              <w:rPr>
                <w:rFonts w:ascii="Consolas" w:hAnsi="Consolas"/>
                <w:color w:val="6A3E3E"/>
                <w:sz w:val="20"/>
                <w:szCs w:val="20"/>
              </w:rPr>
              <w:t>dropdown</w:t>
            </w:r>
            <w:r>
              <w:rPr>
                <w:rFonts w:ascii="Consolas" w:hAnsi="Consolas"/>
                <w:color w:val="333333"/>
                <w:sz w:val="20"/>
                <w:szCs w:val="20"/>
              </w:rPr>
              <w:t>); </w:t>
            </w:r>
          </w:p>
          <w:p w14:paraId="7CA94514" w14:textId="77777777" w:rsidR="00156F4F" w:rsidRDefault="00156F4F" w:rsidP="00156F4F">
            <w:pPr>
              <w:pStyle w:val="NoSpacing"/>
              <w:rPr>
                <w:color w:val="333333"/>
                <w:sz w:val="21"/>
                <w:szCs w:val="21"/>
              </w:rPr>
            </w:pPr>
            <w:r>
              <w:rPr>
                <w:rFonts w:ascii="Consolas" w:hAnsi="Consolas"/>
                <w:color w:val="333333"/>
                <w:sz w:val="20"/>
                <w:szCs w:val="20"/>
              </w:rPr>
              <w:t xml:space="preserve">       </w:t>
            </w:r>
            <w:proofErr w:type="spellStart"/>
            <w:proofErr w:type="gramStart"/>
            <w:r>
              <w:rPr>
                <w:rFonts w:ascii="Consolas" w:hAnsi="Consolas"/>
                <w:color w:val="333333"/>
                <w:sz w:val="20"/>
                <w:szCs w:val="20"/>
              </w:rPr>
              <w:t>java.util</w:t>
            </w:r>
            <w:proofErr w:type="gramEnd"/>
            <w:r>
              <w:rPr>
                <w:rFonts w:ascii="Consolas" w:hAnsi="Consolas"/>
                <w:color w:val="333333"/>
                <w:sz w:val="20"/>
                <w:szCs w:val="20"/>
              </w:rPr>
              <w:t>.List</w:t>
            </w:r>
            <w:proofErr w:type="spellEnd"/>
            <w:r>
              <w:rPr>
                <w:rFonts w:ascii="Consolas" w:hAnsi="Consolas"/>
                <w:color w:val="333333"/>
                <w:sz w:val="20"/>
                <w:szCs w:val="20"/>
              </w:rPr>
              <w:t>&lt;</w:t>
            </w:r>
            <w:proofErr w:type="spellStart"/>
            <w:r>
              <w:rPr>
                <w:rFonts w:ascii="Consolas" w:hAnsi="Consolas"/>
                <w:color w:val="333333"/>
                <w:sz w:val="20"/>
                <w:szCs w:val="20"/>
              </w:rPr>
              <w:t>WebElement</w:t>
            </w:r>
            <w:proofErr w:type="spellEnd"/>
            <w:r>
              <w:rPr>
                <w:rFonts w:ascii="Consolas" w:hAnsi="Consolas"/>
                <w:color w:val="333333"/>
                <w:sz w:val="20"/>
                <w:szCs w:val="20"/>
              </w:rPr>
              <w:t>&gt; </w:t>
            </w:r>
            <w:r>
              <w:rPr>
                <w:rFonts w:ascii="Consolas" w:hAnsi="Consolas"/>
                <w:color w:val="6A3E3E"/>
                <w:sz w:val="20"/>
                <w:szCs w:val="20"/>
              </w:rPr>
              <w:t>options</w:t>
            </w:r>
            <w:r>
              <w:rPr>
                <w:rFonts w:ascii="Consolas" w:hAnsi="Consolas"/>
                <w:color w:val="333333"/>
                <w:sz w:val="20"/>
                <w:szCs w:val="20"/>
              </w:rPr>
              <w:t> = </w:t>
            </w:r>
            <w:proofErr w:type="spellStart"/>
            <w:r>
              <w:rPr>
                <w:rFonts w:ascii="Consolas" w:hAnsi="Consolas"/>
                <w:color w:val="6A3E3E"/>
                <w:sz w:val="20"/>
                <w:szCs w:val="20"/>
              </w:rPr>
              <w:t>select</w:t>
            </w:r>
            <w:r>
              <w:rPr>
                <w:rFonts w:ascii="Consolas" w:hAnsi="Consolas"/>
                <w:color w:val="333333"/>
                <w:sz w:val="20"/>
                <w:szCs w:val="20"/>
              </w:rPr>
              <w:t>.getOptions</w:t>
            </w:r>
            <w:proofErr w:type="spellEnd"/>
            <w:r>
              <w:rPr>
                <w:rFonts w:ascii="Consolas" w:hAnsi="Consolas"/>
                <w:color w:val="333333"/>
                <w:sz w:val="20"/>
                <w:szCs w:val="20"/>
              </w:rPr>
              <w:t>(); </w:t>
            </w:r>
          </w:p>
          <w:p w14:paraId="04CC084E" w14:textId="77777777" w:rsidR="00156F4F" w:rsidRDefault="00156F4F" w:rsidP="00156F4F">
            <w:pPr>
              <w:pStyle w:val="NoSpacing"/>
              <w:rPr>
                <w:color w:val="333333"/>
                <w:sz w:val="21"/>
                <w:szCs w:val="21"/>
              </w:rPr>
            </w:pPr>
            <w:r>
              <w:rPr>
                <w:rFonts w:ascii="Consolas" w:hAnsi="Consolas"/>
                <w:color w:val="333333"/>
                <w:sz w:val="20"/>
                <w:szCs w:val="20"/>
              </w:rPr>
              <w:t>        </w:t>
            </w:r>
            <w:proofErr w:type="gramStart"/>
            <w:r>
              <w:rPr>
                <w:rFonts w:ascii="Consolas" w:hAnsi="Consolas"/>
                <w:b/>
                <w:bCs/>
                <w:color w:val="7F0055"/>
                <w:sz w:val="20"/>
                <w:szCs w:val="20"/>
              </w:rPr>
              <w:t>for</w:t>
            </w:r>
            <w:r>
              <w:rPr>
                <w:rFonts w:ascii="Consolas" w:hAnsi="Consolas"/>
                <w:color w:val="333333"/>
                <w:sz w:val="20"/>
                <w:szCs w:val="20"/>
              </w:rPr>
              <w:t>(</w:t>
            </w:r>
            <w:proofErr w:type="spellStart"/>
            <w:proofErr w:type="gramEnd"/>
            <w:r>
              <w:rPr>
                <w:rFonts w:ascii="Consolas" w:hAnsi="Consolas"/>
                <w:color w:val="333333"/>
                <w:sz w:val="20"/>
                <w:szCs w:val="20"/>
              </w:rPr>
              <w:t>WebElement</w:t>
            </w:r>
            <w:proofErr w:type="spellEnd"/>
            <w:r>
              <w:rPr>
                <w:rFonts w:ascii="Consolas" w:hAnsi="Consolas"/>
                <w:color w:val="333333"/>
                <w:sz w:val="20"/>
                <w:szCs w:val="20"/>
              </w:rPr>
              <w:t> </w:t>
            </w:r>
            <w:proofErr w:type="spellStart"/>
            <w:r>
              <w:rPr>
                <w:rFonts w:ascii="Consolas" w:hAnsi="Consolas"/>
                <w:color w:val="6A3E3E"/>
                <w:sz w:val="20"/>
                <w:szCs w:val="20"/>
              </w:rPr>
              <w:t>item</w:t>
            </w:r>
            <w:r>
              <w:rPr>
                <w:rFonts w:ascii="Consolas" w:hAnsi="Consolas"/>
                <w:color w:val="333333"/>
                <w:sz w:val="20"/>
                <w:szCs w:val="20"/>
              </w:rPr>
              <w:t>:</w:t>
            </w:r>
            <w:r>
              <w:rPr>
                <w:rFonts w:ascii="Consolas" w:hAnsi="Consolas"/>
                <w:color w:val="6A3E3E"/>
                <w:sz w:val="20"/>
                <w:szCs w:val="20"/>
              </w:rPr>
              <w:t>options</w:t>
            </w:r>
            <w:proofErr w:type="spellEnd"/>
            <w:r>
              <w:rPr>
                <w:rFonts w:ascii="Consolas" w:hAnsi="Consolas"/>
                <w:color w:val="333333"/>
                <w:sz w:val="20"/>
                <w:szCs w:val="20"/>
              </w:rPr>
              <w:t>) </w:t>
            </w:r>
          </w:p>
          <w:p w14:paraId="22674B84" w14:textId="77777777" w:rsidR="00156F4F" w:rsidRDefault="00156F4F" w:rsidP="00156F4F">
            <w:pPr>
              <w:pStyle w:val="NoSpacing"/>
              <w:rPr>
                <w:color w:val="333333"/>
                <w:sz w:val="21"/>
                <w:szCs w:val="21"/>
              </w:rPr>
            </w:pPr>
            <w:r>
              <w:rPr>
                <w:rFonts w:ascii="Consolas" w:hAnsi="Consolas"/>
                <w:color w:val="333333"/>
                <w:sz w:val="20"/>
                <w:szCs w:val="20"/>
              </w:rPr>
              <w:t>        { </w:t>
            </w:r>
          </w:p>
          <w:p w14:paraId="6FC8BCC0" w14:textId="77777777" w:rsidR="00156F4F" w:rsidRDefault="00156F4F" w:rsidP="00156F4F">
            <w:pPr>
              <w:pStyle w:val="NoSpacing"/>
              <w:rPr>
                <w:color w:val="333333"/>
                <w:sz w:val="21"/>
                <w:szCs w:val="21"/>
              </w:rPr>
            </w:pPr>
            <w:r>
              <w:rPr>
                <w:rFonts w:ascii="Consolas" w:hAnsi="Consolas"/>
                <w:color w:val="333333"/>
                <w:sz w:val="20"/>
                <w:szCs w:val="20"/>
              </w:rPr>
              <w:t>        </w:t>
            </w:r>
          </w:p>
          <w:p w14:paraId="02FDFBA1" w14:textId="77777777" w:rsidR="00156F4F" w:rsidRDefault="00156F4F" w:rsidP="00156F4F">
            <w:pPr>
              <w:pStyle w:val="NoSpacing"/>
              <w:rPr>
                <w:color w:val="333333"/>
                <w:sz w:val="21"/>
                <w:szCs w:val="21"/>
              </w:rPr>
            </w:pPr>
            <w:r>
              <w:rPr>
                <w:rFonts w:ascii="Consolas" w:hAnsi="Consolas"/>
                <w:color w:val="333333"/>
                <w:sz w:val="20"/>
                <w:szCs w:val="20"/>
              </w:rPr>
              <w:t xml:space="preserve">             </w:t>
            </w:r>
            <w:proofErr w:type="spellStart"/>
            <w:r>
              <w:rPr>
                <w:rFonts w:ascii="Consolas" w:hAnsi="Consolas"/>
                <w:color w:val="333333"/>
                <w:sz w:val="20"/>
                <w:szCs w:val="20"/>
              </w:rPr>
              <w:t>System.out.println</w:t>
            </w:r>
            <w:proofErr w:type="spellEnd"/>
            <w:r>
              <w:rPr>
                <w:rFonts w:ascii="Consolas" w:hAnsi="Consolas"/>
                <w:color w:val="333333"/>
                <w:sz w:val="20"/>
                <w:szCs w:val="20"/>
              </w:rPr>
              <w:t xml:space="preserve">("Dropdown values are "+ </w:t>
            </w:r>
            <w:proofErr w:type="spellStart"/>
            <w:proofErr w:type="gramStart"/>
            <w:r>
              <w:rPr>
                <w:rFonts w:ascii="Consolas" w:hAnsi="Consolas"/>
                <w:color w:val="333333"/>
                <w:sz w:val="20"/>
                <w:szCs w:val="20"/>
              </w:rPr>
              <w:t>item.getText</w:t>
            </w:r>
            <w:proofErr w:type="spellEnd"/>
            <w:proofErr w:type="gramEnd"/>
            <w:r>
              <w:rPr>
                <w:rFonts w:ascii="Consolas" w:hAnsi="Consolas"/>
                <w:color w:val="333333"/>
                <w:sz w:val="20"/>
                <w:szCs w:val="20"/>
              </w:rPr>
              <w:t>());          </w:t>
            </w:r>
          </w:p>
          <w:p w14:paraId="64AAF5ED" w14:textId="77777777" w:rsidR="00156F4F" w:rsidRDefault="00156F4F" w:rsidP="00156F4F">
            <w:pPr>
              <w:pStyle w:val="NoSpacing"/>
              <w:rPr>
                <w:color w:val="333333"/>
                <w:sz w:val="21"/>
                <w:szCs w:val="21"/>
              </w:rPr>
            </w:pPr>
            <w:r>
              <w:rPr>
                <w:rFonts w:ascii="Consolas" w:hAnsi="Consolas"/>
                <w:color w:val="333333"/>
                <w:sz w:val="20"/>
                <w:szCs w:val="20"/>
              </w:rPr>
              <w:t>           }</w:t>
            </w:r>
          </w:p>
        </w:tc>
      </w:tr>
    </w:tbl>
    <w:p w14:paraId="36B759D6" w14:textId="77777777" w:rsidR="00156F4F" w:rsidRDefault="00156F4F" w:rsidP="00156F4F">
      <w:pPr>
        <w:pStyle w:val="NoSpacing"/>
        <w:rPr>
          <w:color w:val="333333"/>
          <w:sz w:val="21"/>
          <w:szCs w:val="21"/>
        </w:rPr>
      </w:pPr>
    </w:p>
    <w:p w14:paraId="32FE3771" w14:textId="77777777" w:rsidR="00156F4F" w:rsidRDefault="00156F4F" w:rsidP="00156F4F">
      <w:pPr>
        <w:pStyle w:val="NoSpacing"/>
        <w:rPr>
          <w:color w:val="333333"/>
        </w:rPr>
      </w:pPr>
      <w:proofErr w:type="gramStart"/>
      <w:r>
        <w:rPr>
          <w:rFonts w:ascii="Wingdings" w:hAnsi="Wingdings"/>
          <w:color w:val="333333"/>
          <w:shd w:val="clear" w:color="auto" w:fill="EEEEEE"/>
        </w:rPr>
        <w:t></w:t>
      </w:r>
      <w:r>
        <w:rPr>
          <w:color w:val="333333"/>
          <w:sz w:val="14"/>
          <w:szCs w:val="14"/>
          <w:shd w:val="clear" w:color="auto" w:fill="EEEEEE"/>
        </w:rPr>
        <w:t>  </w:t>
      </w:r>
      <w:r>
        <w:rPr>
          <w:color w:val="333333"/>
          <w:shd w:val="clear" w:color="auto" w:fill="EEEEEE"/>
        </w:rPr>
        <w:t>To</w:t>
      </w:r>
      <w:proofErr w:type="gramEnd"/>
      <w:r>
        <w:rPr>
          <w:color w:val="333333"/>
          <w:shd w:val="clear" w:color="auto" w:fill="EEEEEE"/>
        </w:rPr>
        <w:t xml:space="preserve"> select a desired value.</w:t>
      </w:r>
    </w:p>
    <w:p w14:paraId="5DA1B594" w14:textId="77777777" w:rsidR="00156F4F" w:rsidRDefault="00156F4F" w:rsidP="00156F4F">
      <w:pPr>
        <w:pStyle w:val="NoSpacing"/>
        <w:rPr>
          <w:color w:val="333333"/>
          <w:sz w:val="21"/>
          <w:szCs w:val="21"/>
        </w:rPr>
      </w:pPr>
    </w:p>
    <w:tbl>
      <w:tblPr>
        <w:tblW w:w="12720" w:type="dxa"/>
        <w:tblInd w:w="-342" w:type="dxa"/>
        <w:shd w:val="clear" w:color="auto" w:fill="FFFFFF"/>
        <w:tblCellMar>
          <w:left w:w="0" w:type="dxa"/>
          <w:right w:w="0" w:type="dxa"/>
        </w:tblCellMar>
        <w:tblLook w:val="04A0" w:firstRow="1" w:lastRow="0" w:firstColumn="1" w:lastColumn="0" w:noHBand="0" w:noVBand="1"/>
      </w:tblPr>
      <w:tblGrid>
        <w:gridCol w:w="12720"/>
      </w:tblGrid>
      <w:tr w:rsidR="00156F4F" w14:paraId="1C09ADC6" w14:textId="77777777" w:rsidTr="00156F4F">
        <w:trPr>
          <w:trHeight w:val="392"/>
        </w:trPr>
        <w:tc>
          <w:tcPr>
            <w:tcW w:w="1017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1FBFCC34" w14:textId="77777777" w:rsidR="00156F4F" w:rsidRDefault="00156F4F" w:rsidP="00156F4F">
            <w:pPr>
              <w:pStyle w:val="NoSpacing"/>
              <w:divId w:val="1879468608"/>
              <w:rPr>
                <w:color w:val="333333"/>
                <w:sz w:val="21"/>
                <w:szCs w:val="21"/>
              </w:rPr>
            </w:pPr>
            <w:r>
              <w:rPr>
                <w:color w:val="333333"/>
                <w:sz w:val="21"/>
                <w:szCs w:val="21"/>
              </w:rPr>
              <w:t xml:space="preserve">Select </w:t>
            </w:r>
            <w:proofErr w:type="spellStart"/>
            <w:r>
              <w:rPr>
                <w:color w:val="333333"/>
                <w:sz w:val="21"/>
                <w:szCs w:val="21"/>
              </w:rPr>
              <w:t>dropdownValue</w:t>
            </w:r>
            <w:proofErr w:type="spellEnd"/>
            <w:r>
              <w:rPr>
                <w:color w:val="333333"/>
                <w:sz w:val="21"/>
                <w:szCs w:val="21"/>
              </w:rPr>
              <w:t>= new Select(</w:t>
            </w:r>
            <w:proofErr w:type="gramStart"/>
            <w:r>
              <w:rPr>
                <w:color w:val="333333"/>
                <w:sz w:val="21"/>
                <w:szCs w:val="21"/>
              </w:rPr>
              <w:t>driver.findElement</w:t>
            </w:r>
            <w:proofErr w:type="gramEnd"/>
            <w:r>
              <w:rPr>
                <w:color w:val="333333"/>
                <w:sz w:val="21"/>
                <w:szCs w:val="21"/>
              </w:rPr>
              <w:t>(By.xpath("("//select[@id='ddladult1']")));</w:t>
            </w:r>
          </w:p>
        </w:tc>
      </w:tr>
      <w:tr w:rsidR="00156F4F" w14:paraId="03B5485D" w14:textId="77777777" w:rsidTr="00156F4F">
        <w:trPr>
          <w:trHeight w:val="392"/>
        </w:trPr>
        <w:tc>
          <w:tcPr>
            <w:tcW w:w="1017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3A5C5853" w14:textId="77777777" w:rsidR="00156F4F" w:rsidRDefault="00156F4F" w:rsidP="00156F4F">
            <w:pPr>
              <w:pStyle w:val="NoSpacing"/>
              <w:rPr>
                <w:color w:val="333333"/>
                <w:sz w:val="21"/>
                <w:szCs w:val="21"/>
              </w:rPr>
            </w:pPr>
            <w:proofErr w:type="spellStart"/>
            <w:r>
              <w:rPr>
                <w:color w:val="333333"/>
                <w:sz w:val="21"/>
                <w:szCs w:val="21"/>
              </w:rPr>
              <w:t>dropdownValue.selectByIndex</w:t>
            </w:r>
            <w:proofErr w:type="spellEnd"/>
            <w:r>
              <w:rPr>
                <w:color w:val="333333"/>
                <w:sz w:val="21"/>
                <w:szCs w:val="21"/>
              </w:rPr>
              <w:t>(3);</w:t>
            </w:r>
          </w:p>
        </w:tc>
      </w:tr>
    </w:tbl>
    <w:p w14:paraId="74EB159C" w14:textId="306063B5" w:rsidR="00156F4F" w:rsidRPr="000F0FFD" w:rsidRDefault="00156F4F" w:rsidP="00156F4F">
      <w:pPr>
        <w:pStyle w:val="Heading2"/>
        <w:shd w:val="clear" w:color="auto" w:fill="FFFFFF"/>
        <w:spacing w:before="0" w:beforeAutospacing="0" w:after="0" w:afterAutospacing="0" w:line="312" w:lineRule="atLeast"/>
        <w:ind w:left="360"/>
        <w:rPr>
          <w:rFonts w:ascii="Arial" w:hAnsi="Arial" w:cs="Arial"/>
          <w:sz w:val="22"/>
          <w:szCs w:val="22"/>
        </w:rPr>
      </w:pPr>
    </w:p>
    <w:p w14:paraId="36C79CB1" w14:textId="44D8C9BC" w:rsidR="000F0FFD" w:rsidRDefault="000F0FFD" w:rsidP="00A54D43">
      <w:pPr>
        <w:pStyle w:val="Heading1"/>
        <w:numPr>
          <w:ilvl w:val="0"/>
          <w:numId w:val="1"/>
        </w:numPr>
        <w:spacing w:before="0" w:after="300"/>
        <w:textAlignment w:val="baseline"/>
        <w:rPr>
          <w:rFonts w:ascii="Comic Sans MS" w:hAnsi="Comic Sans MS"/>
          <w:b/>
          <w:bCs/>
          <w:color w:val="auto"/>
          <w:sz w:val="22"/>
          <w:szCs w:val="22"/>
        </w:rPr>
      </w:pPr>
      <w:r w:rsidRPr="000F0FFD">
        <w:rPr>
          <w:rFonts w:ascii="Comic Sans MS" w:hAnsi="Comic Sans MS"/>
          <w:b/>
          <w:bCs/>
          <w:color w:val="auto"/>
          <w:sz w:val="22"/>
          <w:szCs w:val="22"/>
        </w:rPr>
        <w:t>Automatically Re-Running Failed Scenarios in Cucumber- Junit</w:t>
      </w:r>
    </w:p>
    <w:p w14:paraId="4BBFFD46" w14:textId="424CED81" w:rsidR="000F0FFD" w:rsidRDefault="000F0FFD" w:rsidP="000F0FFD">
      <w:pPr>
        <w:pStyle w:val="NoSpacing"/>
        <w:rPr>
          <w:shd w:val="clear" w:color="auto" w:fill="FFFFFF"/>
        </w:rPr>
      </w:pPr>
      <w:r>
        <w:rPr>
          <w:shd w:val="clear" w:color="auto" w:fill="FFFFFF"/>
        </w:rPr>
        <w:t>Step 1: In Runner File inside plugin we need to write “</w:t>
      </w:r>
      <w:proofErr w:type="spellStart"/>
      <w:proofErr w:type="gramStart"/>
      <w:r>
        <w:rPr>
          <w:shd w:val="clear" w:color="auto" w:fill="FFFFFF"/>
        </w:rPr>
        <w:t>rerun:rerun</w:t>
      </w:r>
      <w:proofErr w:type="spellEnd"/>
      <w:r>
        <w:rPr>
          <w:shd w:val="clear" w:color="auto" w:fill="FFFFFF"/>
        </w:rPr>
        <w:t>/failed_scenarios.txt</w:t>
      </w:r>
      <w:proofErr w:type="gramEnd"/>
      <w:r>
        <w:rPr>
          <w:shd w:val="clear" w:color="auto" w:fill="FFFFFF"/>
        </w:rPr>
        <w:t>”. Cucumber will write the failed scenario and line number in the generated failed_scenarios.txt file.</w:t>
      </w:r>
    </w:p>
    <w:p w14:paraId="0B6B9348" w14:textId="77777777" w:rsidR="000F0FFD" w:rsidRDefault="000F0FFD" w:rsidP="000F0FFD">
      <w:pPr>
        <w:pStyle w:val="NoSpacing"/>
      </w:pPr>
      <w:ins w:id="0" w:author="Unknown">
        <w:r>
          <w:rPr>
            <w:rFonts w:ascii="Arial" w:hAnsi="Arial" w:cs="Arial"/>
            <w:sz w:val="21"/>
            <w:szCs w:val="21"/>
            <w:bdr w:val="none" w:sz="0" w:space="0" w:color="auto" w:frame="1"/>
          </w:rPr>
          <w:br/>
        </w:r>
      </w:ins>
    </w:p>
    <w:tbl>
      <w:tblPr>
        <w:tblW w:w="19141" w:type="dxa"/>
        <w:shd w:val="clear" w:color="auto" w:fill="FFFFFF"/>
        <w:tblCellMar>
          <w:left w:w="0" w:type="dxa"/>
          <w:right w:w="0" w:type="dxa"/>
        </w:tblCellMar>
        <w:tblLook w:val="04A0" w:firstRow="1" w:lastRow="0" w:firstColumn="1" w:lastColumn="0" w:noHBand="0" w:noVBand="1"/>
      </w:tblPr>
      <w:tblGrid>
        <w:gridCol w:w="211"/>
        <w:gridCol w:w="18930"/>
      </w:tblGrid>
      <w:tr w:rsidR="000F0FFD" w14:paraId="7A86F7F7"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tcMar>
              <w:top w:w="60" w:type="dxa"/>
              <w:left w:w="0" w:type="dxa"/>
              <w:bottom w:w="0" w:type="dxa"/>
              <w:right w:w="0" w:type="dxa"/>
            </w:tcMar>
            <w:hideMark/>
          </w:tcPr>
          <w:p w14:paraId="38FDF7E4" w14:textId="77777777" w:rsidR="000F0FFD" w:rsidRDefault="000F0FFD" w:rsidP="000F0FFD">
            <w:pPr>
              <w:pStyle w:val="NoSpacing"/>
            </w:pPr>
          </w:p>
        </w:tc>
        <w:tc>
          <w:tcPr>
            <w:tcW w:w="0" w:type="auto"/>
            <w:tcBorders>
              <w:top w:val="nil"/>
              <w:left w:val="nil"/>
              <w:bottom w:val="nil"/>
              <w:right w:val="nil"/>
            </w:tcBorders>
            <w:shd w:val="clear" w:color="auto" w:fill="auto"/>
            <w:tcMar>
              <w:top w:w="60" w:type="dxa"/>
              <w:left w:w="0" w:type="dxa"/>
              <w:bottom w:w="0" w:type="dxa"/>
              <w:right w:w="0" w:type="dxa"/>
            </w:tcMar>
            <w:hideMark/>
          </w:tcPr>
          <w:p w14:paraId="021BAB4A" w14:textId="77777777" w:rsidR="000F0FFD" w:rsidRDefault="000F0FFD" w:rsidP="000F0FFD">
            <w:pPr>
              <w:pStyle w:val="NoSpacing"/>
              <w:rPr>
                <w:rFonts w:ascii="Consolas" w:hAnsi="Consolas"/>
                <w:color w:val="24292E"/>
                <w:sz w:val="18"/>
                <w:szCs w:val="18"/>
              </w:rPr>
            </w:pPr>
            <w:r>
              <w:rPr>
                <w:rStyle w:val="pl-k"/>
                <w:rFonts w:ascii="Consolas" w:hAnsi="Consolas"/>
                <w:color w:val="D73A49"/>
                <w:sz w:val="18"/>
                <w:szCs w:val="18"/>
                <w:bdr w:val="none" w:sz="0" w:space="0" w:color="auto" w:frame="1"/>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bdr w:val="none" w:sz="0" w:space="0" w:color="auto" w:frame="1"/>
              </w:rPr>
              <w:t>cucumber.api.CucumberOptions</w:t>
            </w:r>
            <w:proofErr w:type="spellEnd"/>
            <w:proofErr w:type="gramEnd"/>
            <w:r>
              <w:rPr>
                <w:rFonts w:ascii="Consolas" w:hAnsi="Consolas"/>
                <w:color w:val="24292E"/>
                <w:sz w:val="18"/>
                <w:szCs w:val="18"/>
              </w:rPr>
              <w:t>;</w:t>
            </w:r>
          </w:p>
        </w:tc>
      </w:tr>
      <w:tr w:rsidR="000F0FFD" w14:paraId="4E873A3C"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26E3C6E1"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0B5171CB" w14:textId="77777777" w:rsidR="000F0FFD" w:rsidRDefault="000F0FFD" w:rsidP="000F0FFD">
            <w:pPr>
              <w:pStyle w:val="NoSpacing"/>
              <w:rPr>
                <w:rFonts w:ascii="Consolas" w:hAnsi="Consolas"/>
                <w:color w:val="24292E"/>
                <w:sz w:val="18"/>
                <w:szCs w:val="18"/>
              </w:rPr>
            </w:pPr>
            <w:r>
              <w:rPr>
                <w:rStyle w:val="pl-k"/>
                <w:rFonts w:ascii="Consolas" w:hAnsi="Consolas"/>
                <w:color w:val="D73A49"/>
                <w:sz w:val="18"/>
                <w:szCs w:val="18"/>
                <w:bdr w:val="none" w:sz="0" w:space="0" w:color="auto" w:frame="1"/>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bdr w:val="none" w:sz="0" w:space="0" w:color="auto" w:frame="1"/>
              </w:rPr>
              <w:t>cucumber.api.junit</w:t>
            </w:r>
            <w:proofErr w:type="gramEnd"/>
            <w:r>
              <w:rPr>
                <w:rStyle w:val="pl-smi"/>
                <w:rFonts w:ascii="Consolas" w:hAnsi="Consolas"/>
                <w:color w:val="24292E"/>
                <w:sz w:val="18"/>
                <w:szCs w:val="18"/>
                <w:bdr w:val="none" w:sz="0" w:space="0" w:color="auto" w:frame="1"/>
              </w:rPr>
              <w:t>.Cucumber</w:t>
            </w:r>
            <w:proofErr w:type="spellEnd"/>
            <w:r>
              <w:rPr>
                <w:rFonts w:ascii="Consolas" w:hAnsi="Consolas"/>
                <w:color w:val="24292E"/>
                <w:sz w:val="18"/>
                <w:szCs w:val="18"/>
              </w:rPr>
              <w:t>;</w:t>
            </w:r>
          </w:p>
        </w:tc>
      </w:tr>
      <w:tr w:rsidR="000F0FFD" w14:paraId="011736A3"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34D1E032"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7292B42E" w14:textId="77777777" w:rsidR="000F0FFD" w:rsidRDefault="000F0FFD" w:rsidP="000F0FFD">
            <w:pPr>
              <w:pStyle w:val="NoSpacing"/>
              <w:rPr>
                <w:rFonts w:ascii="Consolas" w:hAnsi="Consolas"/>
                <w:color w:val="24292E"/>
                <w:sz w:val="18"/>
                <w:szCs w:val="18"/>
              </w:rPr>
            </w:pPr>
            <w:r>
              <w:rPr>
                <w:rStyle w:val="pl-k"/>
                <w:rFonts w:ascii="Consolas" w:hAnsi="Consolas"/>
                <w:color w:val="D73A49"/>
                <w:sz w:val="18"/>
                <w:szCs w:val="18"/>
                <w:bdr w:val="none" w:sz="0" w:space="0" w:color="auto" w:frame="1"/>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bdr w:val="none" w:sz="0" w:space="0" w:color="auto" w:frame="1"/>
              </w:rPr>
              <w:t>org.junit</w:t>
            </w:r>
            <w:proofErr w:type="gramEnd"/>
            <w:r>
              <w:rPr>
                <w:rStyle w:val="pl-smi"/>
                <w:rFonts w:ascii="Consolas" w:hAnsi="Consolas"/>
                <w:color w:val="24292E"/>
                <w:sz w:val="18"/>
                <w:szCs w:val="18"/>
                <w:bdr w:val="none" w:sz="0" w:space="0" w:color="auto" w:frame="1"/>
              </w:rPr>
              <w:t>.runner.RunWith</w:t>
            </w:r>
            <w:proofErr w:type="spellEnd"/>
            <w:r>
              <w:rPr>
                <w:rFonts w:ascii="Consolas" w:hAnsi="Consolas"/>
                <w:color w:val="24292E"/>
                <w:sz w:val="18"/>
                <w:szCs w:val="18"/>
              </w:rPr>
              <w:t>;</w:t>
            </w:r>
            <w:r>
              <w:rPr>
                <w:rFonts w:ascii="Consolas" w:hAnsi="Consolas"/>
                <w:color w:val="24292E"/>
                <w:sz w:val="18"/>
                <w:szCs w:val="18"/>
              </w:rPr>
              <w:tab/>
            </w:r>
          </w:p>
        </w:tc>
      </w:tr>
      <w:tr w:rsidR="000F0FFD" w14:paraId="18A6B1FE"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7297AA4F"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3F6D8127" w14:textId="77777777" w:rsidR="000F0FFD" w:rsidRDefault="000F0FFD" w:rsidP="000F0FFD">
            <w:pPr>
              <w:pStyle w:val="NoSpacing"/>
              <w:rPr>
                <w:rFonts w:ascii="Consolas" w:hAnsi="Consolas"/>
                <w:color w:val="24292E"/>
                <w:sz w:val="18"/>
                <w:szCs w:val="18"/>
              </w:rPr>
            </w:pPr>
          </w:p>
          <w:p w14:paraId="67007C1F" w14:textId="77777777" w:rsidR="000F0FFD" w:rsidRDefault="000F0FFD" w:rsidP="000F0FFD">
            <w:pPr>
              <w:pStyle w:val="NoSpacing"/>
              <w:rPr>
                <w:sz w:val="20"/>
                <w:szCs w:val="20"/>
              </w:rPr>
            </w:pPr>
          </w:p>
        </w:tc>
      </w:tr>
      <w:tr w:rsidR="000F0FFD" w14:paraId="7C3EDC57"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4E0712FF" w14:textId="77777777" w:rsidR="000F0FFD" w:rsidRDefault="000F0FFD" w:rsidP="000F0FFD">
            <w:pPr>
              <w:pStyle w:val="NoSpacing"/>
              <w:rPr>
                <w:sz w:val="20"/>
                <w:szCs w:val="20"/>
              </w:rPr>
            </w:pPr>
          </w:p>
        </w:tc>
        <w:tc>
          <w:tcPr>
            <w:tcW w:w="0" w:type="auto"/>
            <w:tcBorders>
              <w:top w:val="nil"/>
              <w:left w:val="nil"/>
              <w:bottom w:val="nil"/>
              <w:right w:val="nil"/>
            </w:tcBorders>
            <w:shd w:val="clear" w:color="auto" w:fill="auto"/>
            <w:hideMark/>
          </w:tcPr>
          <w:p w14:paraId="0070A38C" w14:textId="77777777" w:rsidR="000F0FFD" w:rsidRDefault="000F0FFD" w:rsidP="000F0FFD">
            <w:pPr>
              <w:pStyle w:val="NoSpacing"/>
              <w:rPr>
                <w:rFonts w:ascii="Consolas" w:hAnsi="Consolas"/>
                <w:color w:val="24292E"/>
                <w:sz w:val="18"/>
                <w:szCs w:val="18"/>
              </w:rPr>
            </w:pPr>
            <w:r>
              <w:rPr>
                <w:rStyle w:val="pl-k"/>
                <w:rFonts w:ascii="Consolas" w:hAnsi="Consolas"/>
                <w:color w:val="D73A49"/>
                <w:sz w:val="18"/>
                <w:szCs w:val="18"/>
                <w:bdr w:val="none" w:sz="0" w:space="0" w:color="auto" w:frame="1"/>
              </w:rPr>
              <w:t>@</w:t>
            </w:r>
            <w:proofErr w:type="spellStart"/>
            <w:proofErr w:type="gramStart"/>
            <w:r>
              <w:rPr>
                <w:rStyle w:val="pl-k"/>
                <w:rFonts w:ascii="Consolas" w:hAnsi="Consolas"/>
                <w:color w:val="D73A49"/>
                <w:sz w:val="18"/>
                <w:szCs w:val="18"/>
                <w:bdr w:val="none" w:sz="0" w:space="0" w:color="auto" w:frame="1"/>
              </w:rPr>
              <w:t>RunWith</w:t>
            </w:r>
            <w:proofErr w:type="spellEnd"/>
            <w:r>
              <w:rPr>
                <w:rFonts w:ascii="Consolas" w:hAnsi="Consolas"/>
                <w:color w:val="24292E"/>
                <w:sz w:val="18"/>
                <w:szCs w:val="18"/>
              </w:rPr>
              <w:t>(</w:t>
            </w:r>
            <w:proofErr w:type="spellStart"/>
            <w:proofErr w:type="gramEnd"/>
            <w:r>
              <w:rPr>
                <w:rStyle w:val="pl-smi"/>
                <w:rFonts w:ascii="Consolas" w:hAnsi="Consolas"/>
                <w:color w:val="24292E"/>
                <w:sz w:val="18"/>
                <w:szCs w:val="18"/>
                <w:bdr w:val="none" w:sz="0" w:space="0" w:color="auto" w:frame="1"/>
              </w:rPr>
              <w:t>Cucumber</w:t>
            </w:r>
            <w:r>
              <w:rPr>
                <w:rStyle w:val="pl-k"/>
                <w:rFonts w:ascii="Consolas" w:hAnsi="Consolas"/>
                <w:color w:val="D73A49"/>
                <w:sz w:val="18"/>
                <w:szCs w:val="18"/>
                <w:bdr w:val="none" w:sz="0" w:space="0" w:color="auto" w:frame="1"/>
              </w:rPr>
              <w:t>.</w:t>
            </w:r>
            <w:r>
              <w:rPr>
                <w:rFonts w:ascii="Consolas" w:hAnsi="Consolas"/>
                <w:color w:val="24292E"/>
                <w:sz w:val="18"/>
                <w:szCs w:val="18"/>
              </w:rPr>
              <w:t>class</w:t>
            </w:r>
            <w:proofErr w:type="spellEnd"/>
            <w:r>
              <w:rPr>
                <w:rFonts w:ascii="Consolas" w:hAnsi="Consolas"/>
                <w:color w:val="24292E"/>
                <w:sz w:val="18"/>
                <w:szCs w:val="18"/>
              </w:rPr>
              <w:t>)</w:t>
            </w:r>
          </w:p>
        </w:tc>
      </w:tr>
      <w:tr w:rsidR="000F0FFD" w14:paraId="6A69FA08"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1297F570"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6AAF840E" w14:textId="77777777" w:rsidR="000F0FFD" w:rsidRDefault="000F0FFD" w:rsidP="000F0FFD">
            <w:pPr>
              <w:pStyle w:val="NoSpacing"/>
              <w:rPr>
                <w:rFonts w:ascii="Consolas" w:hAnsi="Consolas"/>
                <w:color w:val="24292E"/>
                <w:sz w:val="18"/>
                <w:szCs w:val="18"/>
              </w:rPr>
            </w:pPr>
            <w:r>
              <w:rPr>
                <w:rStyle w:val="pl-k"/>
                <w:rFonts w:ascii="Consolas" w:hAnsi="Consolas"/>
                <w:color w:val="D73A49"/>
                <w:sz w:val="18"/>
                <w:szCs w:val="18"/>
                <w:bdr w:val="none" w:sz="0" w:space="0" w:color="auto" w:frame="1"/>
              </w:rPr>
              <w:t>@</w:t>
            </w:r>
            <w:proofErr w:type="spellStart"/>
            <w:proofErr w:type="gramStart"/>
            <w:r>
              <w:rPr>
                <w:rStyle w:val="pl-k"/>
                <w:rFonts w:ascii="Consolas" w:hAnsi="Consolas"/>
                <w:color w:val="D73A49"/>
                <w:sz w:val="18"/>
                <w:szCs w:val="18"/>
                <w:bdr w:val="none" w:sz="0" w:space="0" w:color="auto" w:frame="1"/>
              </w:rPr>
              <w:t>CucumberOptions</w:t>
            </w:r>
            <w:proofErr w:type="spellEnd"/>
            <w:r>
              <w:rPr>
                <w:rFonts w:ascii="Consolas" w:hAnsi="Consolas"/>
                <w:color w:val="24292E"/>
                <w:sz w:val="18"/>
                <w:szCs w:val="18"/>
              </w:rPr>
              <w:t>(</w:t>
            </w:r>
            <w:proofErr w:type="gramEnd"/>
          </w:p>
        </w:tc>
      </w:tr>
      <w:tr w:rsidR="000F0FFD" w14:paraId="6102C9EF"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7EA9E2CA"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566E5013"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bdr w:val="none" w:sz="0" w:space="0" w:color="auto" w:frame="1"/>
              </w:rPr>
              <w:t>features</w:t>
            </w:r>
            <w:r>
              <w:rPr>
                <w:rFonts w:ascii="Consolas" w:hAnsi="Consolas"/>
                <w:color w:val="24292E"/>
                <w:sz w:val="18"/>
                <w:szCs w:val="18"/>
              </w:rPr>
              <w:t xml:space="preserve"> </w:t>
            </w:r>
            <w:r>
              <w:rPr>
                <w:rStyle w:val="pl-k"/>
                <w:rFonts w:ascii="Consolas" w:hAnsi="Consolas"/>
                <w:color w:val="D73A49"/>
                <w:sz w:val="18"/>
                <w:szCs w:val="18"/>
                <w:bdr w:val="none" w:sz="0" w:space="0" w:color="auto" w:frame="1"/>
              </w:rPr>
              <w:t>=</w:t>
            </w:r>
            <w:r>
              <w:rPr>
                <w:rFonts w:ascii="Consolas" w:hAnsi="Consolas"/>
                <w:color w:val="24292E"/>
                <w:sz w:val="18"/>
                <w:szCs w:val="18"/>
              </w:rPr>
              <w:t xml:space="preserve"> {</w:t>
            </w:r>
            <w:r>
              <w:rPr>
                <w:rStyle w:val="pl-pds"/>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C:</w:t>
            </w:r>
            <w:r>
              <w:rPr>
                <w:rStyle w:val="pl-cce"/>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Users</w:t>
            </w:r>
            <w:r>
              <w:rPr>
                <w:rStyle w:val="pl-cce"/>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ankur.jain</w:t>
            </w:r>
            <w:r>
              <w:rPr>
                <w:rStyle w:val="pl-cce"/>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eclipse-workspace</w:t>
            </w:r>
            <w:r>
              <w:rPr>
                <w:rStyle w:val="pl-cce"/>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Cucumber_Test</w:t>
            </w:r>
            <w:r>
              <w:rPr>
                <w:rStyle w:val="pl-cce"/>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src</w:t>
            </w:r>
            <w:r>
              <w:rPr>
                <w:rStyle w:val="pl-cce"/>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main</w:t>
            </w:r>
            <w:r>
              <w:rPr>
                <w:rStyle w:val="pl-cce"/>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java</w:t>
            </w:r>
            <w:r>
              <w:rPr>
                <w:rStyle w:val="pl-cce"/>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com</w:t>
            </w:r>
            <w:r>
              <w:rPr>
                <w:rStyle w:val="pl-cce"/>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qa</w:t>
            </w:r>
            <w:r>
              <w:rPr>
                <w:rStyle w:val="pl-cce"/>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FeatuerFile</w:t>
            </w:r>
            <w:r>
              <w:rPr>
                <w:rStyle w:val="pl-cce"/>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Login.feature</w:t>
            </w:r>
            <w:r>
              <w:rPr>
                <w:rStyle w:val="pl-pds"/>
                <w:rFonts w:ascii="Consolas" w:hAnsi="Consolas"/>
                <w:color w:val="032F62"/>
                <w:sz w:val="18"/>
                <w:szCs w:val="18"/>
                <w:bdr w:val="none" w:sz="0" w:space="0" w:color="auto" w:frame="1"/>
              </w:rPr>
              <w:t>"</w:t>
            </w:r>
            <w:r>
              <w:rPr>
                <w:rFonts w:ascii="Consolas" w:hAnsi="Consolas"/>
                <w:color w:val="24292E"/>
                <w:sz w:val="18"/>
                <w:szCs w:val="18"/>
              </w:rPr>
              <w:t>,</w:t>
            </w:r>
          </w:p>
        </w:tc>
      </w:tr>
      <w:tr w:rsidR="000F0FFD" w14:paraId="0A978CC8"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4309B848"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66EF6F8E"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xml:space="preserve">}, </w:t>
            </w:r>
            <w:r>
              <w:rPr>
                <w:rStyle w:val="pl-c"/>
                <w:rFonts w:ascii="Consolas" w:hAnsi="Consolas"/>
                <w:color w:val="6A737D"/>
                <w:sz w:val="18"/>
                <w:szCs w:val="18"/>
                <w:bdr w:val="none" w:sz="0" w:space="0" w:color="auto" w:frame="1"/>
              </w:rPr>
              <w:t>//the path of the feature files</w:t>
            </w:r>
          </w:p>
        </w:tc>
      </w:tr>
      <w:tr w:rsidR="000F0FFD" w14:paraId="1FD07BC8"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7300813C"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756ADDEB"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bdr w:val="none" w:sz="0" w:space="0" w:color="auto" w:frame="1"/>
              </w:rPr>
              <w:t>//format= {"</w:t>
            </w:r>
            <w:proofErr w:type="gramStart"/>
            <w:r>
              <w:rPr>
                <w:rStyle w:val="pl-c"/>
                <w:rFonts w:ascii="Consolas" w:hAnsi="Consolas"/>
                <w:color w:val="6A737D"/>
                <w:sz w:val="18"/>
                <w:szCs w:val="18"/>
                <w:bdr w:val="none" w:sz="0" w:space="0" w:color="auto" w:frame="1"/>
              </w:rPr>
              <w:t>html:target</w:t>
            </w:r>
            <w:proofErr w:type="gramEnd"/>
            <w:r>
              <w:rPr>
                <w:rStyle w:val="pl-c"/>
                <w:rFonts w:ascii="Consolas" w:hAnsi="Consolas"/>
                <w:color w:val="6A737D"/>
                <w:sz w:val="18"/>
                <w:szCs w:val="18"/>
                <w:bdr w:val="none" w:sz="0" w:space="0" w:color="auto" w:frame="1"/>
              </w:rPr>
              <w:t>/site/cucumber-pretty;json:target/cucumber.json&amp;quot"},</w:t>
            </w:r>
          </w:p>
        </w:tc>
      </w:tr>
      <w:tr w:rsidR="000F0FFD" w14:paraId="520DF362"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1C29616E"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7A8B6E28"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bdr w:val="none" w:sz="0" w:space="0" w:color="auto" w:frame="1"/>
              </w:rPr>
              <w:t>glue</w:t>
            </w:r>
            <w:r>
              <w:rPr>
                <w:rStyle w:val="pl-k"/>
                <w:rFonts w:ascii="Consolas" w:hAnsi="Consolas"/>
                <w:color w:val="D73A49"/>
                <w:sz w:val="18"/>
                <w:szCs w:val="18"/>
                <w:bdr w:val="none" w:sz="0" w:space="0" w:color="auto" w:frame="1"/>
              </w:rPr>
              <w:t>=</w:t>
            </w:r>
            <w:r>
              <w:rPr>
                <w:rFonts w:ascii="Consolas" w:hAnsi="Consolas"/>
                <w:color w:val="24292E"/>
                <w:sz w:val="18"/>
                <w:szCs w:val="18"/>
              </w:rPr>
              <w:t>{</w:t>
            </w:r>
            <w:r>
              <w:rPr>
                <w:rStyle w:val="pl-pds"/>
                <w:rFonts w:ascii="Consolas" w:hAnsi="Consolas"/>
                <w:color w:val="032F62"/>
                <w:sz w:val="18"/>
                <w:szCs w:val="18"/>
                <w:bdr w:val="none" w:sz="0" w:space="0" w:color="auto" w:frame="1"/>
              </w:rPr>
              <w:t>"</w:t>
            </w:r>
            <w:proofErr w:type="spellStart"/>
            <w:proofErr w:type="gramStart"/>
            <w:r>
              <w:rPr>
                <w:rStyle w:val="pl-s"/>
                <w:rFonts w:ascii="Consolas" w:hAnsi="Consolas"/>
                <w:color w:val="032F62"/>
                <w:sz w:val="18"/>
                <w:szCs w:val="18"/>
                <w:bdr w:val="none" w:sz="0" w:space="0" w:color="auto" w:frame="1"/>
              </w:rPr>
              <w:t>com.qa.StepDefinition</w:t>
            </w:r>
            <w:proofErr w:type="spellEnd"/>
            <w:proofErr w:type="gramEnd"/>
            <w:r>
              <w:rPr>
                <w:rStyle w:val="pl-pds"/>
                <w:rFonts w:ascii="Consolas" w:hAnsi="Consolas"/>
                <w:color w:val="032F62"/>
                <w:sz w:val="18"/>
                <w:szCs w:val="18"/>
                <w:bdr w:val="none" w:sz="0" w:space="0" w:color="auto" w:frame="1"/>
              </w:rPr>
              <w:t>"</w:t>
            </w:r>
            <w:r>
              <w:rPr>
                <w:rFonts w:ascii="Consolas" w:hAnsi="Consolas"/>
                <w:color w:val="24292E"/>
                <w:sz w:val="18"/>
                <w:szCs w:val="18"/>
              </w:rPr>
              <w:t xml:space="preserve">}, </w:t>
            </w:r>
            <w:r>
              <w:rPr>
                <w:rStyle w:val="pl-c"/>
                <w:rFonts w:ascii="Consolas" w:hAnsi="Consolas"/>
                <w:color w:val="6A737D"/>
                <w:sz w:val="18"/>
                <w:szCs w:val="18"/>
                <w:bdr w:val="none" w:sz="0" w:space="0" w:color="auto" w:frame="1"/>
              </w:rPr>
              <w:t>//the path of the step definition files</w:t>
            </w:r>
          </w:p>
        </w:tc>
      </w:tr>
      <w:tr w:rsidR="000F0FFD" w14:paraId="1182A984"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7C3EE45E"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13CBEE53"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bdr w:val="none" w:sz="0" w:space="0" w:color="auto" w:frame="1"/>
              </w:rPr>
              <w:t>plugin</w:t>
            </w:r>
            <w:r>
              <w:rPr>
                <w:rStyle w:val="pl-k"/>
                <w:rFonts w:ascii="Consolas" w:hAnsi="Consolas"/>
                <w:color w:val="D73A49"/>
                <w:sz w:val="18"/>
                <w:szCs w:val="18"/>
                <w:bdr w:val="none" w:sz="0" w:space="0" w:color="auto" w:frame="1"/>
              </w:rPr>
              <w:t>=</w:t>
            </w:r>
            <w:r>
              <w:rPr>
                <w:rFonts w:ascii="Consolas" w:hAnsi="Consolas"/>
                <w:color w:val="24292E"/>
                <w:sz w:val="18"/>
                <w:szCs w:val="18"/>
              </w:rPr>
              <w:t xml:space="preserve"> {</w:t>
            </w:r>
            <w:r>
              <w:rPr>
                <w:rStyle w:val="pl-pds"/>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pretty</w:t>
            </w:r>
            <w:r>
              <w:rPr>
                <w:rStyle w:val="pl-pds"/>
                <w:rFonts w:ascii="Consolas" w:hAnsi="Consolas"/>
                <w:color w:val="032F62"/>
                <w:sz w:val="18"/>
                <w:szCs w:val="18"/>
                <w:bdr w:val="none" w:sz="0" w:space="0" w:color="auto" w:frame="1"/>
              </w:rPr>
              <w:t>"</w:t>
            </w:r>
            <w:r>
              <w:rPr>
                <w:rFonts w:ascii="Consolas" w:hAnsi="Consolas"/>
                <w:color w:val="24292E"/>
                <w:sz w:val="18"/>
                <w:szCs w:val="18"/>
              </w:rPr>
              <w:t>,</w:t>
            </w:r>
            <w:r>
              <w:rPr>
                <w:rStyle w:val="pl-pds"/>
                <w:rFonts w:ascii="Consolas" w:hAnsi="Consolas"/>
                <w:color w:val="032F62"/>
                <w:sz w:val="18"/>
                <w:szCs w:val="18"/>
                <w:bdr w:val="none" w:sz="0" w:space="0" w:color="auto" w:frame="1"/>
              </w:rPr>
              <w:t>"</w:t>
            </w:r>
            <w:proofErr w:type="spellStart"/>
            <w:proofErr w:type="gramStart"/>
            <w:r>
              <w:rPr>
                <w:rStyle w:val="pl-s"/>
                <w:rFonts w:ascii="Consolas" w:hAnsi="Consolas"/>
                <w:color w:val="032F62"/>
                <w:sz w:val="18"/>
                <w:szCs w:val="18"/>
                <w:bdr w:val="none" w:sz="0" w:space="0" w:color="auto" w:frame="1"/>
              </w:rPr>
              <w:t>html:target</w:t>
            </w:r>
            <w:proofErr w:type="spellEnd"/>
            <w:proofErr w:type="gramEnd"/>
            <w:r>
              <w:rPr>
                <w:rStyle w:val="pl-s"/>
                <w:rFonts w:ascii="Consolas" w:hAnsi="Consolas"/>
                <w:color w:val="032F62"/>
                <w:sz w:val="18"/>
                <w:szCs w:val="18"/>
                <w:bdr w:val="none" w:sz="0" w:space="0" w:color="auto" w:frame="1"/>
              </w:rPr>
              <w:t>/site/</w:t>
            </w:r>
            <w:proofErr w:type="spellStart"/>
            <w:r>
              <w:rPr>
                <w:rStyle w:val="pl-s"/>
                <w:rFonts w:ascii="Consolas" w:hAnsi="Consolas"/>
                <w:color w:val="032F62"/>
                <w:sz w:val="18"/>
                <w:szCs w:val="18"/>
                <w:bdr w:val="none" w:sz="0" w:space="0" w:color="auto" w:frame="1"/>
              </w:rPr>
              <w:t>cucmber</w:t>
            </w:r>
            <w:proofErr w:type="spellEnd"/>
            <w:r>
              <w:rPr>
                <w:rStyle w:val="pl-s"/>
                <w:rFonts w:ascii="Consolas" w:hAnsi="Consolas"/>
                <w:color w:val="032F62"/>
                <w:sz w:val="18"/>
                <w:szCs w:val="18"/>
                <w:bdr w:val="none" w:sz="0" w:space="0" w:color="auto" w:frame="1"/>
              </w:rPr>
              <w:t>-pretty</w:t>
            </w:r>
            <w:r>
              <w:rPr>
                <w:rStyle w:val="pl-pds"/>
                <w:rFonts w:ascii="Consolas" w:hAnsi="Consolas"/>
                <w:color w:val="032F62"/>
                <w:sz w:val="18"/>
                <w:szCs w:val="18"/>
                <w:bdr w:val="none" w:sz="0" w:space="0" w:color="auto" w:frame="1"/>
              </w:rPr>
              <w:t>"</w:t>
            </w:r>
            <w:r>
              <w:rPr>
                <w:rFonts w:ascii="Consolas" w:hAnsi="Consolas"/>
                <w:color w:val="24292E"/>
                <w:sz w:val="18"/>
                <w:szCs w:val="18"/>
              </w:rPr>
              <w:t xml:space="preserve">, </w:t>
            </w:r>
            <w:r>
              <w:rPr>
                <w:rStyle w:val="pl-pds"/>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json:target/cucumber/cucumber.json</w:t>
            </w:r>
            <w:r>
              <w:rPr>
                <w:rStyle w:val="pl-pds"/>
                <w:rFonts w:ascii="Consolas" w:hAnsi="Consolas"/>
                <w:color w:val="032F62"/>
                <w:sz w:val="18"/>
                <w:szCs w:val="18"/>
                <w:bdr w:val="none" w:sz="0" w:space="0" w:color="auto" w:frame="1"/>
              </w:rPr>
              <w:t>"</w:t>
            </w:r>
            <w:r>
              <w:rPr>
                <w:rFonts w:ascii="Consolas" w:hAnsi="Consolas"/>
                <w:color w:val="24292E"/>
                <w:sz w:val="18"/>
                <w:szCs w:val="18"/>
              </w:rPr>
              <w:t>,</w:t>
            </w:r>
            <w:r>
              <w:rPr>
                <w:rStyle w:val="pl-pds"/>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rerun:rerun/failed_scenarios.txt</w:t>
            </w:r>
            <w:r>
              <w:rPr>
                <w:rStyle w:val="pl-pds"/>
                <w:rFonts w:ascii="Consolas" w:hAnsi="Consolas"/>
                <w:color w:val="032F62"/>
                <w:sz w:val="18"/>
                <w:szCs w:val="18"/>
                <w:bdr w:val="none" w:sz="0" w:space="0" w:color="auto" w:frame="1"/>
              </w:rPr>
              <w:t>"</w:t>
            </w:r>
            <w:r>
              <w:rPr>
                <w:rFonts w:ascii="Consolas" w:hAnsi="Consolas"/>
                <w:color w:val="24292E"/>
                <w:sz w:val="18"/>
                <w:szCs w:val="18"/>
              </w:rPr>
              <w:t xml:space="preserve">}, </w:t>
            </w:r>
            <w:r>
              <w:rPr>
                <w:rStyle w:val="pl-c"/>
                <w:rFonts w:ascii="Consolas" w:hAnsi="Consolas"/>
                <w:color w:val="6A737D"/>
                <w:sz w:val="18"/>
                <w:szCs w:val="18"/>
                <w:bdr w:val="none" w:sz="0" w:space="0" w:color="auto" w:frame="1"/>
              </w:rPr>
              <w:t>//to generate different types of reporting</w:t>
            </w:r>
          </w:p>
        </w:tc>
      </w:tr>
      <w:tr w:rsidR="000F0FFD" w14:paraId="1CA56EBC"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5CADEBBE"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1739BA1B"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bdr w:val="none" w:sz="0" w:space="0" w:color="auto" w:frame="1"/>
              </w:rPr>
              <w:t>monochrome</w:t>
            </w:r>
            <w:r>
              <w:rPr>
                <w:rFonts w:ascii="Consolas" w:hAnsi="Consolas"/>
                <w:color w:val="24292E"/>
                <w:sz w:val="18"/>
                <w:szCs w:val="18"/>
              </w:rPr>
              <w:t xml:space="preserve"> </w:t>
            </w:r>
            <w:r>
              <w:rPr>
                <w:rStyle w:val="pl-k"/>
                <w:rFonts w:ascii="Consolas" w:hAnsi="Consolas"/>
                <w:color w:val="D73A49"/>
                <w:sz w:val="18"/>
                <w:szCs w:val="18"/>
                <w:bdr w:val="none" w:sz="0" w:space="0" w:color="auto" w:frame="1"/>
              </w:rPr>
              <w:t>=</w:t>
            </w:r>
            <w:r>
              <w:rPr>
                <w:rFonts w:ascii="Consolas" w:hAnsi="Consolas"/>
                <w:color w:val="24292E"/>
                <w:sz w:val="18"/>
                <w:szCs w:val="18"/>
              </w:rPr>
              <w:t xml:space="preserve"> </w:t>
            </w:r>
            <w:r>
              <w:rPr>
                <w:rStyle w:val="pl-c1"/>
                <w:rFonts w:ascii="Consolas" w:hAnsi="Consolas"/>
                <w:color w:val="005CC5"/>
                <w:sz w:val="18"/>
                <w:szCs w:val="18"/>
                <w:bdr w:val="none" w:sz="0" w:space="0" w:color="auto" w:frame="1"/>
              </w:rPr>
              <w:t>true</w:t>
            </w:r>
            <w:r>
              <w:rPr>
                <w:rFonts w:ascii="Consolas" w:hAnsi="Consolas"/>
                <w:color w:val="24292E"/>
                <w:sz w:val="18"/>
                <w:szCs w:val="18"/>
              </w:rPr>
              <w:t xml:space="preserve">, </w:t>
            </w:r>
            <w:r>
              <w:rPr>
                <w:rStyle w:val="pl-c"/>
                <w:rFonts w:ascii="Consolas" w:hAnsi="Consolas"/>
                <w:color w:val="6A737D"/>
                <w:sz w:val="18"/>
                <w:szCs w:val="18"/>
                <w:bdr w:val="none" w:sz="0" w:space="0" w:color="auto" w:frame="1"/>
              </w:rPr>
              <w:t>//display the console output in a proper readable format</w:t>
            </w:r>
          </w:p>
        </w:tc>
      </w:tr>
      <w:tr w:rsidR="000F0FFD" w14:paraId="083AF9B8"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1195DC5F"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3D33D339"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bdr w:val="none" w:sz="0" w:space="0" w:color="auto" w:frame="1"/>
              </w:rPr>
              <w:t>strict</w:t>
            </w:r>
            <w:r>
              <w:rPr>
                <w:rFonts w:ascii="Consolas" w:hAnsi="Consolas"/>
                <w:color w:val="24292E"/>
                <w:sz w:val="18"/>
                <w:szCs w:val="18"/>
              </w:rPr>
              <w:t xml:space="preserve"> </w:t>
            </w:r>
            <w:r>
              <w:rPr>
                <w:rStyle w:val="pl-k"/>
                <w:rFonts w:ascii="Consolas" w:hAnsi="Consolas"/>
                <w:color w:val="D73A49"/>
                <w:sz w:val="18"/>
                <w:szCs w:val="18"/>
                <w:bdr w:val="none" w:sz="0" w:space="0" w:color="auto" w:frame="1"/>
              </w:rPr>
              <w:t>=</w:t>
            </w:r>
            <w:r>
              <w:rPr>
                <w:rFonts w:ascii="Consolas" w:hAnsi="Consolas"/>
                <w:color w:val="24292E"/>
                <w:sz w:val="18"/>
                <w:szCs w:val="18"/>
              </w:rPr>
              <w:t xml:space="preserve"> </w:t>
            </w:r>
            <w:r>
              <w:rPr>
                <w:rStyle w:val="pl-c1"/>
                <w:rFonts w:ascii="Consolas" w:hAnsi="Consolas"/>
                <w:color w:val="005CC5"/>
                <w:sz w:val="18"/>
                <w:szCs w:val="18"/>
                <w:bdr w:val="none" w:sz="0" w:space="0" w:color="auto" w:frame="1"/>
              </w:rPr>
              <w:t>true</w:t>
            </w:r>
            <w:r>
              <w:rPr>
                <w:rFonts w:ascii="Consolas" w:hAnsi="Consolas"/>
                <w:color w:val="24292E"/>
                <w:sz w:val="18"/>
                <w:szCs w:val="18"/>
              </w:rPr>
              <w:t xml:space="preserve">, </w:t>
            </w:r>
            <w:r>
              <w:rPr>
                <w:rStyle w:val="pl-c"/>
                <w:rFonts w:ascii="Consolas" w:hAnsi="Consolas"/>
                <w:color w:val="6A737D"/>
                <w:sz w:val="18"/>
                <w:szCs w:val="18"/>
                <w:bdr w:val="none" w:sz="0" w:space="0" w:color="auto" w:frame="1"/>
              </w:rPr>
              <w:t>//it will check if any step is not defined in step definition file</w:t>
            </w:r>
          </w:p>
        </w:tc>
      </w:tr>
      <w:tr w:rsidR="000F0FFD" w14:paraId="23CB4514"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598AAA4F"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37B487D2"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roofErr w:type="spellStart"/>
            <w:r>
              <w:rPr>
                <w:rStyle w:val="pl-c1"/>
                <w:rFonts w:ascii="Consolas" w:hAnsi="Consolas"/>
                <w:color w:val="005CC5"/>
                <w:sz w:val="18"/>
                <w:szCs w:val="18"/>
                <w:bdr w:val="none" w:sz="0" w:space="0" w:color="auto" w:frame="1"/>
              </w:rPr>
              <w:t>dryRun</w:t>
            </w:r>
            <w:proofErr w:type="spellEnd"/>
            <w:r>
              <w:rPr>
                <w:rFonts w:ascii="Consolas" w:hAnsi="Consolas"/>
                <w:color w:val="24292E"/>
                <w:sz w:val="18"/>
                <w:szCs w:val="18"/>
              </w:rPr>
              <w:t xml:space="preserve"> </w:t>
            </w:r>
            <w:r>
              <w:rPr>
                <w:rStyle w:val="pl-k"/>
                <w:rFonts w:ascii="Consolas" w:hAnsi="Consolas"/>
                <w:color w:val="D73A49"/>
                <w:sz w:val="18"/>
                <w:szCs w:val="18"/>
                <w:bdr w:val="none" w:sz="0" w:space="0" w:color="auto" w:frame="1"/>
              </w:rPr>
              <w:t>=</w:t>
            </w:r>
            <w:r>
              <w:rPr>
                <w:rFonts w:ascii="Consolas" w:hAnsi="Consolas"/>
                <w:color w:val="24292E"/>
                <w:sz w:val="18"/>
                <w:szCs w:val="18"/>
              </w:rPr>
              <w:t xml:space="preserve"> </w:t>
            </w:r>
            <w:r>
              <w:rPr>
                <w:rStyle w:val="pl-c1"/>
                <w:rFonts w:ascii="Consolas" w:hAnsi="Consolas"/>
                <w:color w:val="005CC5"/>
                <w:sz w:val="18"/>
                <w:szCs w:val="18"/>
                <w:bdr w:val="none" w:sz="0" w:space="0" w:color="auto" w:frame="1"/>
              </w:rPr>
              <w:t>false</w:t>
            </w:r>
            <w:r>
              <w:rPr>
                <w:rStyle w:val="pl-c"/>
                <w:rFonts w:ascii="Consolas" w:hAnsi="Consolas"/>
                <w:color w:val="6A737D"/>
                <w:sz w:val="18"/>
                <w:szCs w:val="18"/>
                <w:bdr w:val="none" w:sz="0" w:space="0" w:color="auto" w:frame="1"/>
              </w:rPr>
              <w:t>//to check the mapping is proper between feature file and step def file</w:t>
            </w:r>
          </w:p>
        </w:tc>
      </w:tr>
      <w:tr w:rsidR="000F0FFD" w14:paraId="156A4429"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4825D62C"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6E9641E1"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
        </w:tc>
      </w:tr>
      <w:tr w:rsidR="000F0FFD" w14:paraId="2DC068C8"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28C59045"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3E3C6376"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bdr w:val="none" w:sz="0" w:space="0" w:color="auto" w:frame="1"/>
              </w:rPr>
              <w:t>//tags = {"@all"}</w:t>
            </w:r>
            <w:r>
              <w:rPr>
                <w:rStyle w:val="pl-c"/>
                <w:rFonts w:ascii="Consolas" w:hAnsi="Consolas"/>
                <w:color w:val="6A737D"/>
                <w:sz w:val="18"/>
                <w:szCs w:val="18"/>
                <w:bdr w:val="none" w:sz="0" w:space="0" w:color="auto" w:frame="1"/>
              </w:rPr>
              <w:tab/>
            </w:r>
            <w:r>
              <w:rPr>
                <w:rStyle w:val="pl-c"/>
                <w:rFonts w:ascii="Consolas" w:hAnsi="Consolas"/>
                <w:color w:val="6A737D"/>
                <w:sz w:val="18"/>
                <w:szCs w:val="18"/>
                <w:bdr w:val="none" w:sz="0" w:space="0" w:color="auto" w:frame="1"/>
              </w:rPr>
              <w:tab/>
            </w:r>
            <w:r>
              <w:rPr>
                <w:rStyle w:val="pl-c"/>
                <w:rFonts w:ascii="Consolas" w:hAnsi="Consolas"/>
                <w:color w:val="6A737D"/>
                <w:sz w:val="18"/>
                <w:szCs w:val="18"/>
                <w:bdr w:val="none" w:sz="0" w:space="0" w:color="auto" w:frame="1"/>
              </w:rPr>
              <w:tab/>
            </w:r>
          </w:p>
        </w:tc>
      </w:tr>
      <w:tr w:rsidR="000F0FFD" w14:paraId="6BAC4416"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49807C00"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6121E071"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0F0FFD" w14:paraId="0F2D39AE"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4ABCF58E"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4E252246" w14:textId="77777777" w:rsidR="000F0FFD" w:rsidRDefault="000F0FFD" w:rsidP="000F0FFD">
            <w:pPr>
              <w:pStyle w:val="NoSpacing"/>
              <w:rPr>
                <w:rFonts w:ascii="Consolas" w:hAnsi="Consolas"/>
                <w:color w:val="24292E"/>
                <w:sz w:val="18"/>
                <w:szCs w:val="18"/>
              </w:rPr>
            </w:pPr>
          </w:p>
          <w:p w14:paraId="01A0C188" w14:textId="77777777" w:rsidR="000F0FFD" w:rsidRDefault="000F0FFD" w:rsidP="000F0FFD">
            <w:pPr>
              <w:pStyle w:val="NoSpacing"/>
              <w:rPr>
                <w:sz w:val="20"/>
                <w:szCs w:val="20"/>
              </w:rPr>
            </w:pPr>
          </w:p>
        </w:tc>
      </w:tr>
      <w:tr w:rsidR="000F0FFD" w14:paraId="7F079649"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550A6F53" w14:textId="77777777" w:rsidR="000F0FFD" w:rsidRDefault="000F0FFD" w:rsidP="000F0FFD">
            <w:pPr>
              <w:pStyle w:val="NoSpacing"/>
              <w:rPr>
                <w:sz w:val="20"/>
                <w:szCs w:val="20"/>
              </w:rPr>
            </w:pPr>
          </w:p>
        </w:tc>
        <w:tc>
          <w:tcPr>
            <w:tcW w:w="0" w:type="auto"/>
            <w:tcBorders>
              <w:top w:val="nil"/>
              <w:left w:val="nil"/>
              <w:bottom w:val="nil"/>
              <w:right w:val="nil"/>
            </w:tcBorders>
            <w:shd w:val="clear" w:color="auto" w:fill="auto"/>
            <w:hideMark/>
          </w:tcPr>
          <w:p w14:paraId="0C5DA174" w14:textId="77777777" w:rsidR="000F0FFD" w:rsidRDefault="000F0FFD" w:rsidP="000F0FFD">
            <w:pPr>
              <w:pStyle w:val="NoSpacing"/>
              <w:rPr>
                <w:rFonts w:ascii="Consolas" w:hAnsi="Consolas"/>
                <w:color w:val="24292E"/>
                <w:sz w:val="18"/>
                <w:szCs w:val="18"/>
              </w:rPr>
            </w:pPr>
            <w:r>
              <w:rPr>
                <w:rStyle w:val="pl-k"/>
                <w:rFonts w:ascii="Consolas" w:hAnsi="Consolas"/>
                <w:color w:val="D73A49"/>
                <w:sz w:val="18"/>
                <w:szCs w:val="18"/>
                <w:bdr w:val="none" w:sz="0" w:space="0" w:color="auto" w:frame="1"/>
              </w:rPr>
              <w:t>public</w:t>
            </w:r>
            <w:r>
              <w:rPr>
                <w:rFonts w:ascii="Consolas" w:hAnsi="Consolas"/>
                <w:color w:val="24292E"/>
                <w:sz w:val="18"/>
                <w:szCs w:val="18"/>
              </w:rPr>
              <w:t xml:space="preserve"> </w:t>
            </w:r>
            <w:r>
              <w:rPr>
                <w:rStyle w:val="pl-k"/>
                <w:rFonts w:ascii="Consolas" w:hAnsi="Consolas"/>
                <w:color w:val="D73A49"/>
                <w:sz w:val="18"/>
                <w:szCs w:val="18"/>
                <w:bdr w:val="none" w:sz="0" w:space="0" w:color="auto" w:frame="1"/>
              </w:rPr>
              <w:t>class</w:t>
            </w:r>
            <w:r>
              <w:rPr>
                <w:rFonts w:ascii="Consolas" w:hAnsi="Consolas"/>
                <w:color w:val="24292E"/>
                <w:sz w:val="18"/>
                <w:szCs w:val="18"/>
              </w:rPr>
              <w:t xml:space="preserve"> </w:t>
            </w:r>
            <w:proofErr w:type="spellStart"/>
            <w:r>
              <w:rPr>
                <w:rStyle w:val="pl-en"/>
                <w:rFonts w:ascii="Consolas" w:hAnsi="Consolas"/>
                <w:color w:val="6F42C1"/>
                <w:sz w:val="18"/>
                <w:szCs w:val="18"/>
                <w:bdr w:val="none" w:sz="0" w:space="0" w:color="auto" w:frame="1"/>
              </w:rPr>
              <w:t>TestRunner</w:t>
            </w:r>
            <w:proofErr w:type="spellEnd"/>
            <w:r>
              <w:rPr>
                <w:rFonts w:ascii="Consolas" w:hAnsi="Consolas"/>
                <w:color w:val="24292E"/>
                <w:sz w:val="18"/>
                <w:szCs w:val="18"/>
              </w:rPr>
              <w:t xml:space="preserve"> </w:t>
            </w:r>
          </w:p>
        </w:tc>
      </w:tr>
      <w:tr w:rsidR="000F0FFD" w14:paraId="1DB6C27F"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611D62BB"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3F6195A5"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w:t>
            </w:r>
          </w:p>
        </w:tc>
      </w:tr>
      <w:tr w:rsidR="000F0FFD" w14:paraId="5F345281"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075036AA"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2B4DD7E6" w14:textId="77777777" w:rsidR="000F0FFD" w:rsidRDefault="000F0FFD" w:rsidP="000F0FFD">
            <w:pPr>
              <w:pStyle w:val="NoSpacing"/>
              <w:rPr>
                <w:rFonts w:ascii="Consolas" w:hAnsi="Consolas"/>
                <w:color w:val="24292E"/>
                <w:sz w:val="18"/>
                <w:szCs w:val="18"/>
              </w:rPr>
            </w:pPr>
          </w:p>
          <w:p w14:paraId="6460589C" w14:textId="77777777" w:rsidR="000F0FFD" w:rsidRDefault="000F0FFD" w:rsidP="000F0FFD">
            <w:pPr>
              <w:pStyle w:val="NoSpacing"/>
              <w:rPr>
                <w:sz w:val="20"/>
                <w:szCs w:val="20"/>
              </w:rPr>
            </w:pPr>
          </w:p>
        </w:tc>
      </w:tr>
      <w:tr w:rsidR="000F0FFD" w14:paraId="3FEB56BE"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754E0609" w14:textId="77777777" w:rsidR="000F0FFD" w:rsidRDefault="000F0FFD" w:rsidP="000F0FFD">
            <w:pPr>
              <w:pStyle w:val="NoSpacing"/>
              <w:rPr>
                <w:sz w:val="20"/>
                <w:szCs w:val="20"/>
              </w:rPr>
            </w:pPr>
          </w:p>
        </w:tc>
        <w:tc>
          <w:tcPr>
            <w:tcW w:w="0" w:type="auto"/>
            <w:tcBorders>
              <w:top w:val="nil"/>
              <w:left w:val="nil"/>
              <w:bottom w:val="nil"/>
              <w:right w:val="nil"/>
            </w:tcBorders>
            <w:shd w:val="clear" w:color="auto" w:fill="auto"/>
            <w:hideMark/>
          </w:tcPr>
          <w:p w14:paraId="4D4A8C0B"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w:t>
            </w:r>
          </w:p>
        </w:tc>
      </w:tr>
    </w:tbl>
    <w:p w14:paraId="426B7B35" w14:textId="77777777" w:rsidR="000F0FFD" w:rsidRDefault="000F0FFD" w:rsidP="000F0FFD">
      <w:pPr>
        <w:pStyle w:val="NoSpacing"/>
        <w:rPr>
          <w:rFonts w:ascii="Segoe UI" w:hAnsi="Segoe UI" w:cs="Segoe UI"/>
          <w:color w:val="586069"/>
          <w:sz w:val="18"/>
          <w:szCs w:val="18"/>
        </w:rPr>
      </w:pPr>
      <w:hyperlink r:id="rId29" w:history="1">
        <w:r>
          <w:rPr>
            <w:rStyle w:val="Hyperlink"/>
            <w:rFonts w:ascii="inherit" w:hAnsi="inherit" w:cs="Segoe UI"/>
            <w:b/>
            <w:bCs/>
            <w:color w:val="666666"/>
            <w:sz w:val="18"/>
            <w:szCs w:val="18"/>
            <w:bdr w:val="none" w:sz="0" w:space="0" w:color="auto" w:frame="1"/>
          </w:rPr>
          <w:t>view raw</w:t>
        </w:r>
      </w:hyperlink>
      <w:hyperlink r:id="rId30" w:anchor="file-testrunner-java" w:history="1">
        <w:r>
          <w:rPr>
            <w:rStyle w:val="Hyperlink"/>
            <w:rFonts w:ascii="inherit" w:hAnsi="inherit" w:cs="Segoe UI"/>
            <w:b/>
            <w:bCs/>
            <w:color w:val="666666"/>
            <w:sz w:val="18"/>
            <w:szCs w:val="18"/>
            <w:bdr w:val="none" w:sz="0" w:space="0" w:color="auto" w:frame="1"/>
          </w:rPr>
          <w:t>TestRunner.java</w:t>
        </w:r>
      </w:hyperlink>
      <w:r>
        <w:rPr>
          <w:rFonts w:ascii="Segoe UI" w:hAnsi="Segoe UI" w:cs="Segoe UI"/>
          <w:color w:val="586069"/>
          <w:sz w:val="18"/>
          <w:szCs w:val="18"/>
        </w:rPr>
        <w:t xml:space="preserve"> hosted with </w:t>
      </w:r>
      <w:r>
        <w:rPr>
          <w:rFonts w:ascii="Segoe UI Emoji" w:hAnsi="Segoe UI Emoji" w:cs="Segoe UI Emoji"/>
          <w:color w:val="586069"/>
          <w:sz w:val="18"/>
          <w:szCs w:val="18"/>
        </w:rPr>
        <w:t>❤</w:t>
      </w:r>
      <w:r>
        <w:rPr>
          <w:rFonts w:ascii="Segoe UI" w:hAnsi="Segoe UI" w:cs="Segoe UI"/>
          <w:color w:val="586069"/>
          <w:sz w:val="18"/>
          <w:szCs w:val="18"/>
        </w:rPr>
        <w:t xml:space="preserve"> by </w:t>
      </w:r>
      <w:hyperlink r:id="rId31" w:history="1">
        <w:r>
          <w:rPr>
            <w:rStyle w:val="Hyperlink"/>
            <w:rFonts w:ascii="inherit" w:hAnsi="inherit" w:cs="Segoe UI"/>
            <w:b/>
            <w:bCs/>
            <w:color w:val="666666"/>
            <w:sz w:val="18"/>
            <w:szCs w:val="18"/>
            <w:bdr w:val="none" w:sz="0" w:space="0" w:color="auto" w:frame="1"/>
          </w:rPr>
          <w:t>GitHub</w:t>
        </w:r>
      </w:hyperlink>
    </w:p>
    <w:p w14:paraId="30628555" w14:textId="77777777" w:rsidR="000F0FFD" w:rsidRDefault="000F0FFD" w:rsidP="000F0FFD">
      <w:pPr>
        <w:pStyle w:val="NoSpacing"/>
        <w:rPr>
          <w:rFonts w:ascii="Times New Roman" w:hAnsi="Times New Roman" w:cs="Times New Roman"/>
          <w:sz w:val="24"/>
          <w:szCs w:val="24"/>
        </w:rPr>
      </w:pPr>
    </w:p>
    <w:p w14:paraId="4EA1E8FE" w14:textId="77777777" w:rsidR="000F0FFD" w:rsidRDefault="000F0FFD" w:rsidP="000F0FFD">
      <w:pPr>
        <w:pStyle w:val="NoSpacing"/>
        <w:rPr>
          <w:rFonts w:ascii="Arial" w:hAnsi="Arial" w:cs="Arial"/>
          <w:sz w:val="21"/>
          <w:szCs w:val="21"/>
        </w:rPr>
      </w:pPr>
      <w:r>
        <w:rPr>
          <w:rFonts w:cs="Arial"/>
          <w:bdr w:val="none" w:sz="0" w:space="0" w:color="auto" w:frame="1"/>
        </w:rPr>
        <w:lastRenderedPageBreak/>
        <w:t xml:space="preserve">Step 2: We Need to Create another Runner File. Let’s Name it as </w:t>
      </w:r>
      <w:proofErr w:type="spellStart"/>
      <w:r>
        <w:rPr>
          <w:rFonts w:cs="Arial"/>
          <w:bdr w:val="none" w:sz="0" w:space="0" w:color="auto" w:frame="1"/>
        </w:rPr>
        <w:t>ReRunRunner.Java</w:t>
      </w:r>
      <w:proofErr w:type="spellEnd"/>
      <w:r>
        <w:rPr>
          <w:rFonts w:cs="Arial"/>
          <w:bdr w:val="none" w:sz="0" w:space="0" w:color="auto" w:frame="1"/>
        </w:rPr>
        <w:t xml:space="preserve"> and inside feature we need to provide the name of this failed_scenario.txt file along with @.</w:t>
      </w:r>
    </w:p>
    <w:tbl>
      <w:tblPr>
        <w:tblW w:w="21600" w:type="dxa"/>
        <w:shd w:val="clear" w:color="auto" w:fill="FFFFFF"/>
        <w:tblCellMar>
          <w:left w:w="0" w:type="dxa"/>
          <w:right w:w="0" w:type="dxa"/>
        </w:tblCellMar>
        <w:tblLook w:val="04A0" w:firstRow="1" w:lastRow="0" w:firstColumn="1" w:lastColumn="0" w:noHBand="0" w:noVBand="1"/>
      </w:tblPr>
      <w:tblGrid>
        <w:gridCol w:w="211"/>
        <w:gridCol w:w="21389"/>
      </w:tblGrid>
      <w:tr w:rsidR="000F0FFD" w14:paraId="3117D5A4"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tcMar>
              <w:top w:w="60" w:type="dxa"/>
              <w:left w:w="0" w:type="dxa"/>
              <w:bottom w:w="0" w:type="dxa"/>
              <w:right w:w="0" w:type="dxa"/>
            </w:tcMar>
            <w:hideMark/>
          </w:tcPr>
          <w:p w14:paraId="34742D51" w14:textId="77777777" w:rsidR="000F0FFD" w:rsidRDefault="000F0FFD" w:rsidP="000F0FFD">
            <w:pPr>
              <w:pStyle w:val="NoSpacing"/>
              <w:rPr>
                <w:rFonts w:ascii="Arial" w:hAnsi="Arial" w:cs="Arial"/>
                <w:sz w:val="21"/>
                <w:szCs w:val="21"/>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67FB5C7B" w14:textId="77777777" w:rsidR="000F0FFD" w:rsidRDefault="000F0FFD" w:rsidP="000F0FFD">
            <w:pPr>
              <w:pStyle w:val="NoSpacing"/>
              <w:rPr>
                <w:rFonts w:ascii="Consolas" w:hAnsi="Consolas"/>
                <w:color w:val="24292E"/>
                <w:sz w:val="18"/>
                <w:szCs w:val="18"/>
              </w:rPr>
            </w:pPr>
            <w:r>
              <w:rPr>
                <w:rStyle w:val="pl-k"/>
                <w:rFonts w:ascii="Consolas" w:hAnsi="Consolas"/>
                <w:color w:val="D73A49"/>
                <w:sz w:val="18"/>
                <w:szCs w:val="18"/>
                <w:bdr w:val="none" w:sz="0" w:space="0" w:color="auto" w:frame="1"/>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bdr w:val="none" w:sz="0" w:space="0" w:color="auto" w:frame="1"/>
              </w:rPr>
              <w:t>cucumber.api.CucumberOptions</w:t>
            </w:r>
            <w:proofErr w:type="spellEnd"/>
            <w:proofErr w:type="gramEnd"/>
            <w:r>
              <w:rPr>
                <w:rFonts w:ascii="Consolas" w:hAnsi="Consolas"/>
                <w:color w:val="24292E"/>
                <w:sz w:val="18"/>
                <w:szCs w:val="18"/>
              </w:rPr>
              <w:t>;</w:t>
            </w:r>
          </w:p>
        </w:tc>
      </w:tr>
      <w:tr w:rsidR="000F0FFD" w14:paraId="14E0EBEB"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7A6BD130"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15450BC3" w14:textId="77777777" w:rsidR="000F0FFD" w:rsidRDefault="000F0FFD" w:rsidP="000F0FFD">
            <w:pPr>
              <w:pStyle w:val="NoSpacing"/>
              <w:rPr>
                <w:rFonts w:ascii="Consolas" w:hAnsi="Consolas"/>
                <w:color w:val="24292E"/>
                <w:sz w:val="18"/>
                <w:szCs w:val="18"/>
              </w:rPr>
            </w:pPr>
            <w:r>
              <w:rPr>
                <w:rStyle w:val="pl-k"/>
                <w:rFonts w:ascii="Consolas" w:hAnsi="Consolas"/>
                <w:color w:val="D73A49"/>
                <w:sz w:val="18"/>
                <w:szCs w:val="18"/>
                <w:bdr w:val="none" w:sz="0" w:space="0" w:color="auto" w:frame="1"/>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bdr w:val="none" w:sz="0" w:space="0" w:color="auto" w:frame="1"/>
              </w:rPr>
              <w:t>cucumber.api.junit</w:t>
            </w:r>
            <w:proofErr w:type="gramEnd"/>
            <w:r>
              <w:rPr>
                <w:rStyle w:val="pl-smi"/>
                <w:rFonts w:ascii="Consolas" w:hAnsi="Consolas"/>
                <w:color w:val="24292E"/>
                <w:sz w:val="18"/>
                <w:szCs w:val="18"/>
                <w:bdr w:val="none" w:sz="0" w:space="0" w:color="auto" w:frame="1"/>
              </w:rPr>
              <w:t>.Cucumber</w:t>
            </w:r>
            <w:proofErr w:type="spellEnd"/>
            <w:r>
              <w:rPr>
                <w:rFonts w:ascii="Consolas" w:hAnsi="Consolas"/>
                <w:color w:val="24292E"/>
                <w:sz w:val="18"/>
                <w:szCs w:val="18"/>
              </w:rPr>
              <w:t>;</w:t>
            </w:r>
          </w:p>
        </w:tc>
      </w:tr>
      <w:tr w:rsidR="000F0FFD" w14:paraId="508E9DCE"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13C75311"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60CA6B98" w14:textId="77777777" w:rsidR="000F0FFD" w:rsidRDefault="000F0FFD" w:rsidP="000F0FFD">
            <w:pPr>
              <w:pStyle w:val="NoSpacing"/>
              <w:rPr>
                <w:rFonts w:ascii="Consolas" w:hAnsi="Consolas"/>
                <w:color w:val="24292E"/>
                <w:sz w:val="18"/>
                <w:szCs w:val="18"/>
              </w:rPr>
            </w:pPr>
            <w:r>
              <w:rPr>
                <w:rStyle w:val="pl-k"/>
                <w:rFonts w:ascii="Consolas" w:hAnsi="Consolas"/>
                <w:color w:val="D73A49"/>
                <w:sz w:val="18"/>
                <w:szCs w:val="18"/>
                <w:bdr w:val="none" w:sz="0" w:space="0" w:color="auto" w:frame="1"/>
              </w:rPr>
              <w:t>import</w:t>
            </w:r>
            <w:r>
              <w:rPr>
                <w:rFonts w:ascii="Consolas" w:hAnsi="Consolas"/>
                <w:color w:val="24292E"/>
                <w:sz w:val="18"/>
                <w:szCs w:val="18"/>
              </w:rPr>
              <w:t xml:space="preserve"> </w:t>
            </w:r>
            <w:proofErr w:type="spellStart"/>
            <w:proofErr w:type="gramStart"/>
            <w:r>
              <w:rPr>
                <w:rStyle w:val="pl-smi"/>
                <w:rFonts w:ascii="Consolas" w:hAnsi="Consolas"/>
                <w:color w:val="24292E"/>
                <w:sz w:val="18"/>
                <w:szCs w:val="18"/>
                <w:bdr w:val="none" w:sz="0" w:space="0" w:color="auto" w:frame="1"/>
              </w:rPr>
              <w:t>org.junit</w:t>
            </w:r>
            <w:proofErr w:type="gramEnd"/>
            <w:r>
              <w:rPr>
                <w:rStyle w:val="pl-smi"/>
                <w:rFonts w:ascii="Consolas" w:hAnsi="Consolas"/>
                <w:color w:val="24292E"/>
                <w:sz w:val="18"/>
                <w:szCs w:val="18"/>
                <w:bdr w:val="none" w:sz="0" w:space="0" w:color="auto" w:frame="1"/>
              </w:rPr>
              <w:t>.runner.RunWith</w:t>
            </w:r>
            <w:proofErr w:type="spellEnd"/>
            <w:r>
              <w:rPr>
                <w:rFonts w:ascii="Consolas" w:hAnsi="Consolas"/>
                <w:color w:val="24292E"/>
                <w:sz w:val="18"/>
                <w:szCs w:val="18"/>
              </w:rPr>
              <w:t>;</w:t>
            </w:r>
            <w:r>
              <w:rPr>
                <w:rFonts w:ascii="Consolas" w:hAnsi="Consolas"/>
                <w:color w:val="24292E"/>
                <w:sz w:val="18"/>
                <w:szCs w:val="18"/>
              </w:rPr>
              <w:tab/>
            </w:r>
          </w:p>
        </w:tc>
      </w:tr>
      <w:tr w:rsidR="000F0FFD" w14:paraId="72FEE16F"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0A48BDC8"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23A5623F" w14:textId="77777777" w:rsidR="000F0FFD" w:rsidRDefault="000F0FFD" w:rsidP="000F0FFD">
            <w:pPr>
              <w:pStyle w:val="NoSpacing"/>
              <w:rPr>
                <w:rFonts w:ascii="Consolas" w:hAnsi="Consolas"/>
                <w:color w:val="24292E"/>
                <w:sz w:val="18"/>
                <w:szCs w:val="18"/>
              </w:rPr>
            </w:pPr>
          </w:p>
          <w:p w14:paraId="1AB6D465" w14:textId="77777777" w:rsidR="000F0FFD" w:rsidRDefault="000F0FFD" w:rsidP="000F0FFD">
            <w:pPr>
              <w:pStyle w:val="NoSpacing"/>
              <w:rPr>
                <w:sz w:val="20"/>
                <w:szCs w:val="20"/>
              </w:rPr>
            </w:pPr>
          </w:p>
        </w:tc>
      </w:tr>
      <w:tr w:rsidR="000F0FFD" w14:paraId="44F759FB"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371B48C0" w14:textId="77777777" w:rsidR="000F0FFD" w:rsidRDefault="000F0FFD" w:rsidP="000F0FFD">
            <w:pPr>
              <w:pStyle w:val="NoSpacing"/>
              <w:rPr>
                <w:sz w:val="20"/>
                <w:szCs w:val="20"/>
              </w:rPr>
            </w:pPr>
          </w:p>
        </w:tc>
        <w:tc>
          <w:tcPr>
            <w:tcW w:w="0" w:type="auto"/>
            <w:tcBorders>
              <w:top w:val="nil"/>
              <w:left w:val="nil"/>
              <w:bottom w:val="nil"/>
              <w:right w:val="nil"/>
            </w:tcBorders>
            <w:shd w:val="clear" w:color="auto" w:fill="auto"/>
            <w:hideMark/>
          </w:tcPr>
          <w:p w14:paraId="2CC2B71B" w14:textId="77777777" w:rsidR="000F0FFD" w:rsidRDefault="000F0FFD" w:rsidP="000F0FFD">
            <w:pPr>
              <w:pStyle w:val="NoSpacing"/>
              <w:rPr>
                <w:rFonts w:ascii="Consolas" w:hAnsi="Consolas"/>
                <w:color w:val="24292E"/>
                <w:sz w:val="18"/>
                <w:szCs w:val="18"/>
              </w:rPr>
            </w:pPr>
            <w:r>
              <w:rPr>
                <w:rStyle w:val="pl-k"/>
                <w:rFonts w:ascii="Consolas" w:hAnsi="Consolas"/>
                <w:color w:val="D73A49"/>
                <w:sz w:val="18"/>
                <w:szCs w:val="18"/>
                <w:bdr w:val="none" w:sz="0" w:space="0" w:color="auto" w:frame="1"/>
              </w:rPr>
              <w:t>@</w:t>
            </w:r>
            <w:proofErr w:type="spellStart"/>
            <w:proofErr w:type="gramStart"/>
            <w:r>
              <w:rPr>
                <w:rStyle w:val="pl-k"/>
                <w:rFonts w:ascii="Consolas" w:hAnsi="Consolas"/>
                <w:color w:val="D73A49"/>
                <w:sz w:val="18"/>
                <w:szCs w:val="18"/>
                <w:bdr w:val="none" w:sz="0" w:space="0" w:color="auto" w:frame="1"/>
              </w:rPr>
              <w:t>RunWith</w:t>
            </w:r>
            <w:proofErr w:type="spellEnd"/>
            <w:r>
              <w:rPr>
                <w:rFonts w:ascii="Consolas" w:hAnsi="Consolas"/>
                <w:color w:val="24292E"/>
                <w:sz w:val="18"/>
                <w:szCs w:val="18"/>
              </w:rPr>
              <w:t>(</w:t>
            </w:r>
            <w:proofErr w:type="spellStart"/>
            <w:proofErr w:type="gramEnd"/>
            <w:r>
              <w:rPr>
                <w:rStyle w:val="pl-smi"/>
                <w:rFonts w:ascii="Consolas" w:hAnsi="Consolas"/>
                <w:color w:val="24292E"/>
                <w:sz w:val="18"/>
                <w:szCs w:val="18"/>
                <w:bdr w:val="none" w:sz="0" w:space="0" w:color="auto" w:frame="1"/>
              </w:rPr>
              <w:t>Cucumber</w:t>
            </w:r>
            <w:r>
              <w:rPr>
                <w:rStyle w:val="pl-k"/>
                <w:rFonts w:ascii="Consolas" w:hAnsi="Consolas"/>
                <w:color w:val="D73A49"/>
                <w:sz w:val="18"/>
                <w:szCs w:val="18"/>
                <w:bdr w:val="none" w:sz="0" w:space="0" w:color="auto" w:frame="1"/>
              </w:rPr>
              <w:t>.</w:t>
            </w:r>
            <w:r>
              <w:rPr>
                <w:rFonts w:ascii="Consolas" w:hAnsi="Consolas"/>
                <w:color w:val="24292E"/>
                <w:sz w:val="18"/>
                <w:szCs w:val="18"/>
              </w:rPr>
              <w:t>class</w:t>
            </w:r>
            <w:proofErr w:type="spellEnd"/>
            <w:r>
              <w:rPr>
                <w:rFonts w:ascii="Consolas" w:hAnsi="Consolas"/>
                <w:color w:val="24292E"/>
                <w:sz w:val="18"/>
                <w:szCs w:val="18"/>
              </w:rPr>
              <w:t>)</w:t>
            </w:r>
          </w:p>
        </w:tc>
      </w:tr>
      <w:tr w:rsidR="000F0FFD" w14:paraId="3DCDECCC"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6043BD7C"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21C92CF1" w14:textId="77777777" w:rsidR="000F0FFD" w:rsidRDefault="000F0FFD" w:rsidP="000F0FFD">
            <w:pPr>
              <w:pStyle w:val="NoSpacing"/>
              <w:rPr>
                <w:rFonts w:ascii="Consolas" w:hAnsi="Consolas"/>
                <w:color w:val="24292E"/>
                <w:sz w:val="18"/>
                <w:szCs w:val="18"/>
              </w:rPr>
            </w:pPr>
            <w:r>
              <w:rPr>
                <w:rStyle w:val="pl-k"/>
                <w:rFonts w:ascii="Consolas" w:hAnsi="Consolas"/>
                <w:color w:val="D73A49"/>
                <w:sz w:val="18"/>
                <w:szCs w:val="18"/>
                <w:bdr w:val="none" w:sz="0" w:space="0" w:color="auto" w:frame="1"/>
              </w:rPr>
              <w:t>@</w:t>
            </w:r>
            <w:proofErr w:type="spellStart"/>
            <w:proofErr w:type="gramStart"/>
            <w:r>
              <w:rPr>
                <w:rStyle w:val="pl-k"/>
                <w:rFonts w:ascii="Consolas" w:hAnsi="Consolas"/>
                <w:color w:val="D73A49"/>
                <w:sz w:val="18"/>
                <w:szCs w:val="18"/>
                <w:bdr w:val="none" w:sz="0" w:space="0" w:color="auto" w:frame="1"/>
              </w:rPr>
              <w:t>CucumberOptions</w:t>
            </w:r>
            <w:proofErr w:type="spellEnd"/>
            <w:r>
              <w:rPr>
                <w:rFonts w:ascii="Consolas" w:hAnsi="Consolas"/>
                <w:color w:val="24292E"/>
                <w:sz w:val="18"/>
                <w:szCs w:val="18"/>
              </w:rPr>
              <w:t>(</w:t>
            </w:r>
            <w:proofErr w:type="gramEnd"/>
          </w:p>
        </w:tc>
      </w:tr>
      <w:tr w:rsidR="000F0FFD" w14:paraId="1A898AB6"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20022062"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0CA11404"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bdr w:val="none" w:sz="0" w:space="0" w:color="auto" w:frame="1"/>
              </w:rPr>
              <w:t>features</w:t>
            </w:r>
            <w:r>
              <w:rPr>
                <w:rFonts w:ascii="Consolas" w:hAnsi="Consolas"/>
                <w:color w:val="24292E"/>
                <w:sz w:val="18"/>
                <w:szCs w:val="18"/>
              </w:rPr>
              <w:t xml:space="preserve"> </w:t>
            </w:r>
            <w:r>
              <w:rPr>
                <w:rStyle w:val="pl-k"/>
                <w:rFonts w:ascii="Consolas" w:hAnsi="Consolas"/>
                <w:color w:val="D73A49"/>
                <w:sz w:val="18"/>
                <w:szCs w:val="18"/>
                <w:bdr w:val="none" w:sz="0" w:space="0" w:color="auto" w:frame="1"/>
              </w:rPr>
              <w:t>=</w:t>
            </w:r>
            <w:r>
              <w:rPr>
                <w:rFonts w:ascii="Consolas" w:hAnsi="Consolas"/>
                <w:color w:val="24292E"/>
                <w:sz w:val="18"/>
                <w:szCs w:val="18"/>
              </w:rPr>
              <w:t xml:space="preserve"> {</w:t>
            </w:r>
            <w:r>
              <w:rPr>
                <w:rStyle w:val="pl-pds"/>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@rerun/failed_scenarios.txt</w:t>
            </w:r>
            <w:r>
              <w:rPr>
                <w:rStyle w:val="pl-pds"/>
                <w:rFonts w:ascii="Consolas" w:hAnsi="Consolas"/>
                <w:color w:val="032F62"/>
                <w:sz w:val="18"/>
                <w:szCs w:val="18"/>
                <w:bdr w:val="none" w:sz="0" w:space="0" w:color="auto" w:frame="1"/>
              </w:rPr>
              <w:t>"</w:t>
            </w:r>
            <w:r>
              <w:rPr>
                <w:rFonts w:ascii="Consolas" w:hAnsi="Consolas"/>
                <w:color w:val="24292E"/>
                <w:sz w:val="18"/>
                <w:szCs w:val="18"/>
              </w:rPr>
              <w:t>,</w:t>
            </w:r>
          </w:p>
        </w:tc>
      </w:tr>
      <w:tr w:rsidR="000F0FFD" w14:paraId="5E82FF6B"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299B36DE"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4294B8D1"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 xml:space="preserve">}, </w:t>
            </w:r>
          </w:p>
        </w:tc>
      </w:tr>
      <w:tr w:rsidR="000F0FFD" w14:paraId="14EF42AC"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628D8F60"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6BC2381B"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bdr w:val="none" w:sz="0" w:space="0" w:color="auto" w:frame="1"/>
              </w:rPr>
              <w:t>//Cucumber execute failed scenarios from this file</w:t>
            </w:r>
          </w:p>
        </w:tc>
      </w:tr>
      <w:tr w:rsidR="000F0FFD" w14:paraId="785AF135"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39DD7276"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7F7CF89F"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bdr w:val="none" w:sz="0" w:space="0" w:color="auto" w:frame="1"/>
              </w:rPr>
              <w:t>//format= {"</w:t>
            </w:r>
            <w:proofErr w:type="gramStart"/>
            <w:r>
              <w:rPr>
                <w:rStyle w:val="pl-c"/>
                <w:rFonts w:ascii="Consolas" w:hAnsi="Consolas"/>
                <w:color w:val="6A737D"/>
                <w:sz w:val="18"/>
                <w:szCs w:val="18"/>
                <w:bdr w:val="none" w:sz="0" w:space="0" w:color="auto" w:frame="1"/>
              </w:rPr>
              <w:t>html:target</w:t>
            </w:r>
            <w:proofErr w:type="gramEnd"/>
            <w:r>
              <w:rPr>
                <w:rStyle w:val="pl-c"/>
                <w:rFonts w:ascii="Consolas" w:hAnsi="Consolas"/>
                <w:color w:val="6A737D"/>
                <w:sz w:val="18"/>
                <w:szCs w:val="18"/>
                <w:bdr w:val="none" w:sz="0" w:space="0" w:color="auto" w:frame="1"/>
              </w:rPr>
              <w:t>/site/cucumber-pretty;json:target/cucumber.json&amp;quot"},</w:t>
            </w:r>
          </w:p>
        </w:tc>
      </w:tr>
      <w:tr w:rsidR="000F0FFD" w14:paraId="1E090762"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53E46B6C"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7CFA0119"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bdr w:val="none" w:sz="0" w:space="0" w:color="auto" w:frame="1"/>
              </w:rPr>
              <w:t>glue</w:t>
            </w:r>
            <w:r>
              <w:rPr>
                <w:rStyle w:val="pl-k"/>
                <w:rFonts w:ascii="Consolas" w:hAnsi="Consolas"/>
                <w:color w:val="D73A49"/>
                <w:sz w:val="18"/>
                <w:szCs w:val="18"/>
                <w:bdr w:val="none" w:sz="0" w:space="0" w:color="auto" w:frame="1"/>
              </w:rPr>
              <w:t>=</w:t>
            </w:r>
            <w:r>
              <w:rPr>
                <w:rFonts w:ascii="Consolas" w:hAnsi="Consolas"/>
                <w:color w:val="24292E"/>
                <w:sz w:val="18"/>
                <w:szCs w:val="18"/>
              </w:rPr>
              <w:t>{</w:t>
            </w:r>
            <w:r>
              <w:rPr>
                <w:rStyle w:val="pl-pds"/>
                <w:rFonts w:ascii="Consolas" w:hAnsi="Consolas"/>
                <w:color w:val="032F62"/>
                <w:sz w:val="18"/>
                <w:szCs w:val="18"/>
                <w:bdr w:val="none" w:sz="0" w:space="0" w:color="auto" w:frame="1"/>
              </w:rPr>
              <w:t>"</w:t>
            </w:r>
            <w:proofErr w:type="spellStart"/>
            <w:proofErr w:type="gramStart"/>
            <w:r>
              <w:rPr>
                <w:rStyle w:val="pl-s"/>
                <w:rFonts w:ascii="Consolas" w:hAnsi="Consolas"/>
                <w:color w:val="032F62"/>
                <w:sz w:val="18"/>
                <w:szCs w:val="18"/>
                <w:bdr w:val="none" w:sz="0" w:space="0" w:color="auto" w:frame="1"/>
              </w:rPr>
              <w:t>com.qa.StepDefinition</w:t>
            </w:r>
            <w:proofErr w:type="spellEnd"/>
            <w:proofErr w:type="gramEnd"/>
            <w:r>
              <w:rPr>
                <w:rStyle w:val="pl-pds"/>
                <w:rFonts w:ascii="Consolas" w:hAnsi="Consolas"/>
                <w:color w:val="032F62"/>
                <w:sz w:val="18"/>
                <w:szCs w:val="18"/>
                <w:bdr w:val="none" w:sz="0" w:space="0" w:color="auto" w:frame="1"/>
              </w:rPr>
              <w:t>"</w:t>
            </w:r>
            <w:r>
              <w:rPr>
                <w:rFonts w:ascii="Consolas" w:hAnsi="Consolas"/>
                <w:color w:val="24292E"/>
                <w:sz w:val="18"/>
                <w:szCs w:val="18"/>
              </w:rPr>
              <w:t xml:space="preserve">}, </w:t>
            </w:r>
            <w:r>
              <w:rPr>
                <w:rStyle w:val="pl-c"/>
                <w:rFonts w:ascii="Consolas" w:hAnsi="Consolas"/>
                <w:color w:val="6A737D"/>
                <w:sz w:val="18"/>
                <w:szCs w:val="18"/>
                <w:bdr w:val="none" w:sz="0" w:space="0" w:color="auto" w:frame="1"/>
              </w:rPr>
              <w:t>//the path of the step definition files</w:t>
            </w:r>
          </w:p>
        </w:tc>
      </w:tr>
      <w:tr w:rsidR="000F0FFD" w14:paraId="2E736875"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5B6CF246"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7D973FB1"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bdr w:val="none" w:sz="0" w:space="0" w:color="auto" w:frame="1"/>
              </w:rPr>
              <w:t>plugin</w:t>
            </w:r>
            <w:r>
              <w:rPr>
                <w:rStyle w:val="pl-k"/>
                <w:rFonts w:ascii="Consolas" w:hAnsi="Consolas"/>
                <w:color w:val="D73A49"/>
                <w:sz w:val="18"/>
                <w:szCs w:val="18"/>
                <w:bdr w:val="none" w:sz="0" w:space="0" w:color="auto" w:frame="1"/>
              </w:rPr>
              <w:t>=</w:t>
            </w:r>
            <w:r>
              <w:rPr>
                <w:rFonts w:ascii="Consolas" w:hAnsi="Consolas"/>
                <w:color w:val="24292E"/>
                <w:sz w:val="18"/>
                <w:szCs w:val="18"/>
              </w:rPr>
              <w:t xml:space="preserve"> {</w:t>
            </w:r>
            <w:r>
              <w:rPr>
                <w:rStyle w:val="pl-pds"/>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pretty</w:t>
            </w:r>
            <w:r>
              <w:rPr>
                <w:rStyle w:val="pl-pds"/>
                <w:rFonts w:ascii="Consolas" w:hAnsi="Consolas"/>
                <w:color w:val="032F62"/>
                <w:sz w:val="18"/>
                <w:szCs w:val="18"/>
                <w:bdr w:val="none" w:sz="0" w:space="0" w:color="auto" w:frame="1"/>
              </w:rPr>
              <w:t>"</w:t>
            </w:r>
            <w:r>
              <w:rPr>
                <w:rFonts w:ascii="Consolas" w:hAnsi="Consolas"/>
                <w:color w:val="24292E"/>
                <w:sz w:val="18"/>
                <w:szCs w:val="18"/>
              </w:rPr>
              <w:t>,</w:t>
            </w:r>
            <w:r>
              <w:rPr>
                <w:rStyle w:val="pl-pds"/>
                <w:rFonts w:ascii="Consolas" w:hAnsi="Consolas"/>
                <w:color w:val="032F62"/>
                <w:sz w:val="18"/>
                <w:szCs w:val="18"/>
                <w:bdr w:val="none" w:sz="0" w:space="0" w:color="auto" w:frame="1"/>
              </w:rPr>
              <w:t>"</w:t>
            </w:r>
            <w:proofErr w:type="spellStart"/>
            <w:proofErr w:type="gramStart"/>
            <w:r>
              <w:rPr>
                <w:rStyle w:val="pl-s"/>
                <w:rFonts w:ascii="Consolas" w:hAnsi="Consolas"/>
                <w:color w:val="032F62"/>
                <w:sz w:val="18"/>
                <w:szCs w:val="18"/>
                <w:bdr w:val="none" w:sz="0" w:space="0" w:color="auto" w:frame="1"/>
              </w:rPr>
              <w:t>html:target</w:t>
            </w:r>
            <w:proofErr w:type="spellEnd"/>
            <w:proofErr w:type="gramEnd"/>
            <w:r>
              <w:rPr>
                <w:rStyle w:val="pl-s"/>
                <w:rFonts w:ascii="Consolas" w:hAnsi="Consolas"/>
                <w:color w:val="032F62"/>
                <w:sz w:val="18"/>
                <w:szCs w:val="18"/>
                <w:bdr w:val="none" w:sz="0" w:space="0" w:color="auto" w:frame="1"/>
              </w:rPr>
              <w:t>/site/</w:t>
            </w:r>
            <w:proofErr w:type="spellStart"/>
            <w:r>
              <w:rPr>
                <w:rStyle w:val="pl-s"/>
                <w:rFonts w:ascii="Consolas" w:hAnsi="Consolas"/>
                <w:color w:val="032F62"/>
                <w:sz w:val="18"/>
                <w:szCs w:val="18"/>
                <w:bdr w:val="none" w:sz="0" w:space="0" w:color="auto" w:frame="1"/>
              </w:rPr>
              <w:t>cucmber</w:t>
            </w:r>
            <w:proofErr w:type="spellEnd"/>
            <w:r>
              <w:rPr>
                <w:rStyle w:val="pl-s"/>
                <w:rFonts w:ascii="Consolas" w:hAnsi="Consolas"/>
                <w:color w:val="032F62"/>
                <w:sz w:val="18"/>
                <w:szCs w:val="18"/>
                <w:bdr w:val="none" w:sz="0" w:space="0" w:color="auto" w:frame="1"/>
              </w:rPr>
              <w:t>-pretty</w:t>
            </w:r>
            <w:r>
              <w:rPr>
                <w:rStyle w:val="pl-pds"/>
                <w:rFonts w:ascii="Consolas" w:hAnsi="Consolas"/>
                <w:color w:val="032F62"/>
                <w:sz w:val="18"/>
                <w:szCs w:val="18"/>
                <w:bdr w:val="none" w:sz="0" w:space="0" w:color="auto" w:frame="1"/>
              </w:rPr>
              <w:t>"</w:t>
            </w:r>
            <w:r>
              <w:rPr>
                <w:rFonts w:ascii="Consolas" w:hAnsi="Consolas"/>
                <w:color w:val="24292E"/>
                <w:sz w:val="18"/>
                <w:szCs w:val="18"/>
              </w:rPr>
              <w:t xml:space="preserve">, </w:t>
            </w:r>
            <w:r>
              <w:rPr>
                <w:rStyle w:val="pl-pds"/>
                <w:rFonts w:ascii="Consolas" w:hAnsi="Consolas"/>
                <w:color w:val="032F62"/>
                <w:sz w:val="18"/>
                <w:szCs w:val="18"/>
                <w:bdr w:val="none" w:sz="0" w:space="0" w:color="auto" w:frame="1"/>
              </w:rPr>
              <w:t>"</w:t>
            </w:r>
            <w:proofErr w:type="spellStart"/>
            <w:r>
              <w:rPr>
                <w:rStyle w:val="pl-s"/>
                <w:rFonts w:ascii="Consolas" w:hAnsi="Consolas"/>
                <w:color w:val="032F62"/>
                <w:sz w:val="18"/>
                <w:szCs w:val="18"/>
                <w:bdr w:val="none" w:sz="0" w:space="0" w:color="auto" w:frame="1"/>
              </w:rPr>
              <w:t>json:target</w:t>
            </w:r>
            <w:proofErr w:type="spellEnd"/>
            <w:r>
              <w:rPr>
                <w:rStyle w:val="pl-s"/>
                <w:rFonts w:ascii="Consolas" w:hAnsi="Consolas"/>
                <w:color w:val="032F62"/>
                <w:sz w:val="18"/>
                <w:szCs w:val="18"/>
                <w:bdr w:val="none" w:sz="0" w:space="0" w:color="auto" w:frame="1"/>
              </w:rPr>
              <w:t>/cucumber/</w:t>
            </w:r>
            <w:proofErr w:type="spellStart"/>
            <w:r>
              <w:rPr>
                <w:rStyle w:val="pl-s"/>
                <w:rFonts w:ascii="Consolas" w:hAnsi="Consolas"/>
                <w:color w:val="032F62"/>
                <w:sz w:val="18"/>
                <w:szCs w:val="18"/>
                <w:bdr w:val="none" w:sz="0" w:space="0" w:color="auto" w:frame="1"/>
              </w:rPr>
              <w:t>cucumber.json</w:t>
            </w:r>
            <w:proofErr w:type="spellEnd"/>
            <w:r>
              <w:rPr>
                <w:rStyle w:val="pl-pds"/>
                <w:rFonts w:ascii="Consolas" w:hAnsi="Consolas"/>
                <w:color w:val="032F62"/>
                <w:sz w:val="18"/>
                <w:szCs w:val="18"/>
                <w:bdr w:val="none" w:sz="0" w:space="0" w:color="auto" w:frame="1"/>
              </w:rPr>
              <w:t>"</w:t>
            </w:r>
            <w:r>
              <w:rPr>
                <w:rFonts w:ascii="Consolas" w:hAnsi="Consolas"/>
                <w:color w:val="24292E"/>
                <w:sz w:val="18"/>
                <w:szCs w:val="18"/>
              </w:rPr>
              <w:t xml:space="preserve">, </w:t>
            </w:r>
            <w:r>
              <w:rPr>
                <w:rStyle w:val="pl-pds"/>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junit:target/cucumber.xml</w:t>
            </w:r>
            <w:r>
              <w:rPr>
                <w:rStyle w:val="pl-pds"/>
                <w:rFonts w:ascii="Consolas" w:hAnsi="Consolas"/>
                <w:color w:val="032F62"/>
                <w:sz w:val="18"/>
                <w:szCs w:val="18"/>
                <w:bdr w:val="none" w:sz="0" w:space="0" w:color="auto" w:frame="1"/>
              </w:rPr>
              <w:t>"</w:t>
            </w:r>
            <w:r>
              <w:rPr>
                <w:rFonts w:ascii="Consolas" w:hAnsi="Consolas"/>
                <w:color w:val="24292E"/>
                <w:sz w:val="18"/>
                <w:szCs w:val="18"/>
              </w:rPr>
              <w:t>,</w:t>
            </w:r>
            <w:r>
              <w:rPr>
                <w:rStyle w:val="pl-pds"/>
                <w:rFonts w:ascii="Consolas" w:hAnsi="Consolas"/>
                <w:color w:val="032F62"/>
                <w:sz w:val="18"/>
                <w:szCs w:val="18"/>
                <w:bdr w:val="none" w:sz="0" w:space="0" w:color="auto" w:frame="1"/>
              </w:rPr>
              <w:t>"</w:t>
            </w:r>
            <w:r>
              <w:rPr>
                <w:rStyle w:val="pl-s"/>
                <w:rFonts w:ascii="Consolas" w:hAnsi="Consolas"/>
                <w:color w:val="032F62"/>
                <w:sz w:val="18"/>
                <w:szCs w:val="18"/>
                <w:bdr w:val="none" w:sz="0" w:space="0" w:color="auto" w:frame="1"/>
              </w:rPr>
              <w:t>com.cucumber.listener.ExtentCucumberFormatter:target/html/ExtentReport.html</w:t>
            </w:r>
            <w:r>
              <w:rPr>
                <w:rStyle w:val="pl-pds"/>
                <w:rFonts w:ascii="Consolas" w:hAnsi="Consolas"/>
                <w:color w:val="032F62"/>
                <w:sz w:val="18"/>
                <w:szCs w:val="18"/>
                <w:bdr w:val="none" w:sz="0" w:space="0" w:color="auto" w:frame="1"/>
              </w:rPr>
              <w:t>"</w:t>
            </w:r>
            <w:r>
              <w:rPr>
                <w:rFonts w:ascii="Consolas" w:hAnsi="Consolas"/>
                <w:color w:val="24292E"/>
                <w:sz w:val="18"/>
                <w:szCs w:val="18"/>
              </w:rPr>
              <w:t xml:space="preserve">}, </w:t>
            </w:r>
            <w:r>
              <w:rPr>
                <w:rStyle w:val="pl-c"/>
                <w:rFonts w:ascii="Consolas" w:hAnsi="Consolas"/>
                <w:color w:val="6A737D"/>
                <w:sz w:val="18"/>
                <w:szCs w:val="18"/>
                <w:bdr w:val="none" w:sz="0" w:space="0" w:color="auto" w:frame="1"/>
              </w:rPr>
              <w:t>//to generate different types of reporting</w:t>
            </w:r>
          </w:p>
        </w:tc>
      </w:tr>
      <w:tr w:rsidR="000F0FFD" w14:paraId="2A481A2C"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1C7B0D6C"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37BEB590"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bdr w:val="none" w:sz="0" w:space="0" w:color="auto" w:frame="1"/>
              </w:rPr>
              <w:t>monochrome</w:t>
            </w:r>
            <w:r>
              <w:rPr>
                <w:rFonts w:ascii="Consolas" w:hAnsi="Consolas"/>
                <w:color w:val="24292E"/>
                <w:sz w:val="18"/>
                <w:szCs w:val="18"/>
              </w:rPr>
              <w:t xml:space="preserve"> </w:t>
            </w:r>
            <w:r>
              <w:rPr>
                <w:rStyle w:val="pl-k"/>
                <w:rFonts w:ascii="Consolas" w:hAnsi="Consolas"/>
                <w:color w:val="D73A49"/>
                <w:sz w:val="18"/>
                <w:szCs w:val="18"/>
                <w:bdr w:val="none" w:sz="0" w:space="0" w:color="auto" w:frame="1"/>
              </w:rPr>
              <w:t>=</w:t>
            </w:r>
            <w:r>
              <w:rPr>
                <w:rFonts w:ascii="Consolas" w:hAnsi="Consolas"/>
                <w:color w:val="24292E"/>
                <w:sz w:val="18"/>
                <w:szCs w:val="18"/>
              </w:rPr>
              <w:t xml:space="preserve"> </w:t>
            </w:r>
            <w:r>
              <w:rPr>
                <w:rStyle w:val="pl-c1"/>
                <w:rFonts w:ascii="Consolas" w:hAnsi="Consolas"/>
                <w:color w:val="005CC5"/>
                <w:sz w:val="18"/>
                <w:szCs w:val="18"/>
                <w:bdr w:val="none" w:sz="0" w:space="0" w:color="auto" w:frame="1"/>
              </w:rPr>
              <w:t>true</w:t>
            </w:r>
            <w:r>
              <w:rPr>
                <w:rFonts w:ascii="Consolas" w:hAnsi="Consolas"/>
                <w:color w:val="24292E"/>
                <w:sz w:val="18"/>
                <w:szCs w:val="18"/>
              </w:rPr>
              <w:t xml:space="preserve">, </w:t>
            </w:r>
            <w:r>
              <w:rPr>
                <w:rStyle w:val="pl-c"/>
                <w:rFonts w:ascii="Consolas" w:hAnsi="Consolas"/>
                <w:color w:val="6A737D"/>
                <w:sz w:val="18"/>
                <w:szCs w:val="18"/>
                <w:bdr w:val="none" w:sz="0" w:space="0" w:color="auto" w:frame="1"/>
              </w:rPr>
              <w:t>//display the console output in a proper readable format</w:t>
            </w:r>
          </w:p>
        </w:tc>
      </w:tr>
      <w:tr w:rsidR="000F0FFD" w14:paraId="2419E697"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2B20E10D"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27668C1C"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1"/>
                <w:rFonts w:ascii="Consolas" w:hAnsi="Consolas"/>
                <w:color w:val="005CC5"/>
                <w:sz w:val="18"/>
                <w:szCs w:val="18"/>
                <w:bdr w:val="none" w:sz="0" w:space="0" w:color="auto" w:frame="1"/>
              </w:rPr>
              <w:t>strict</w:t>
            </w:r>
            <w:r>
              <w:rPr>
                <w:rFonts w:ascii="Consolas" w:hAnsi="Consolas"/>
                <w:color w:val="24292E"/>
                <w:sz w:val="18"/>
                <w:szCs w:val="18"/>
              </w:rPr>
              <w:t xml:space="preserve"> </w:t>
            </w:r>
            <w:r>
              <w:rPr>
                <w:rStyle w:val="pl-k"/>
                <w:rFonts w:ascii="Consolas" w:hAnsi="Consolas"/>
                <w:color w:val="D73A49"/>
                <w:sz w:val="18"/>
                <w:szCs w:val="18"/>
                <w:bdr w:val="none" w:sz="0" w:space="0" w:color="auto" w:frame="1"/>
              </w:rPr>
              <w:t>=</w:t>
            </w:r>
            <w:r>
              <w:rPr>
                <w:rFonts w:ascii="Consolas" w:hAnsi="Consolas"/>
                <w:color w:val="24292E"/>
                <w:sz w:val="18"/>
                <w:szCs w:val="18"/>
              </w:rPr>
              <w:t xml:space="preserve"> </w:t>
            </w:r>
            <w:r>
              <w:rPr>
                <w:rStyle w:val="pl-c1"/>
                <w:rFonts w:ascii="Consolas" w:hAnsi="Consolas"/>
                <w:color w:val="005CC5"/>
                <w:sz w:val="18"/>
                <w:szCs w:val="18"/>
                <w:bdr w:val="none" w:sz="0" w:space="0" w:color="auto" w:frame="1"/>
              </w:rPr>
              <w:t>true</w:t>
            </w:r>
            <w:r>
              <w:rPr>
                <w:rFonts w:ascii="Consolas" w:hAnsi="Consolas"/>
                <w:color w:val="24292E"/>
                <w:sz w:val="18"/>
                <w:szCs w:val="18"/>
              </w:rPr>
              <w:t xml:space="preserve">, </w:t>
            </w:r>
            <w:r>
              <w:rPr>
                <w:rStyle w:val="pl-c"/>
                <w:rFonts w:ascii="Consolas" w:hAnsi="Consolas"/>
                <w:color w:val="6A737D"/>
                <w:sz w:val="18"/>
                <w:szCs w:val="18"/>
                <w:bdr w:val="none" w:sz="0" w:space="0" w:color="auto" w:frame="1"/>
              </w:rPr>
              <w:t>//it will check if any step is not defined in step definition file</w:t>
            </w:r>
          </w:p>
        </w:tc>
      </w:tr>
      <w:tr w:rsidR="000F0FFD" w14:paraId="67C027CE"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10AFEF39"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4879124E"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proofErr w:type="spellStart"/>
            <w:r>
              <w:rPr>
                <w:rStyle w:val="pl-c1"/>
                <w:rFonts w:ascii="Consolas" w:hAnsi="Consolas"/>
                <w:color w:val="005CC5"/>
                <w:sz w:val="18"/>
                <w:szCs w:val="18"/>
                <w:bdr w:val="none" w:sz="0" w:space="0" w:color="auto" w:frame="1"/>
              </w:rPr>
              <w:t>dryRun</w:t>
            </w:r>
            <w:proofErr w:type="spellEnd"/>
            <w:r>
              <w:rPr>
                <w:rFonts w:ascii="Consolas" w:hAnsi="Consolas"/>
                <w:color w:val="24292E"/>
                <w:sz w:val="18"/>
                <w:szCs w:val="18"/>
              </w:rPr>
              <w:t xml:space="preserve"> </w:t>
            </w:r>
            <w:r>
              <w:rPr>
                <w:rStyle w:val="pl-k"/>
                <w:rFonts w:ascii="Consolas" w:hAnsi="Consolas"/>
                <w:color w:val="D73A49"/>
                <w:sz w:val="18"/>
                <w:szCs w:val="18"/>
                <w:bdr w:val="none" w:sz="0" w:space="0" w:color="auto" w:frame="1"/>
              </w:rPr>
              <w:t>=</w:t>
            </w:r>
            <w:r>
              <w:rPr>
                <w:rFonts w:ascii="Consolas" w:hAnsi="Consolas"/>
                <w:color w:val="24292E"/>
                <w:sz w:val="18"/>
                <w:szCs w:val="18"/>
              </w:rPr>
              <w:t xml:space="preserve"> </w:t>
            </w:r>
            <w:r>
              <w:rPr>
                <w:rStyle w:val="pl-c1"/>
                <w:rFonts w:ascii="Consolas" w:hAnsi="Consolas"/>
                <w:color w:val="005CC5"/>
                <w:sz w:val="18"/>
                <w:szCs w:val="18"/>
                <w:bdr w:val="none" w:sz="0" w:space="0" w:color="auto" w:frame="1"/>
              </w:rPr>
              <w:t>false</w:t>
            </w:r>
            <w:r>
              <w:rPr>
                <w:rStyle w:val="pl-c"/>
                <w:rFonts w:ascii="Consolas" w:hAnsi="Consolas"/>
                <w:color w:val="6A737D"/>
                <w:sz w:val="18"/>
                <w:szCs w:val="18"/>
                <w:bdr w:val="none" w:sz="0" w:space="0" w:color="auto" w:frame="1"/>
              </w:rPr>
              <w:t>//to check the mapping is proper between feature file and step def file</w:t>
            </w:r>
          </w:p>
        </w:tc>
      </w:tr>
      <w:tr w:rsidR="000F0FFD" w14:paraId="09E1DD9C"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51C3F223"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652CFC8F"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r>
            <w:r>
              <w:rPr>
                <w:rStyle w:val="pl-c"/>
                <w:rFonts w:ascii="Consolas" w:hAnsi="Consolas"/>
                <w:color w:val="6A737D"/>
                <w:sz w:val="18"/>
                <w:szCs w:val="18"/>
                <w:bdr w:val="none" w:sz="0" w:space="0" w:color="auto" w:frame="1"/>
              </w:rPr>
              <w:t>//tags = {"@all"}</w:t>
            </w:r>
            <w:r>
              <w:rPr>
                <w:rStyle w:val="pl-c"/>
                <w:rFonts w:ascii="Consolas" w:hAnsi="Consolas"/>
                <w:color w:val="6A737D"/>
                <w:sz w:val="18"/>
                <w:szCs w:val="18"/>
                <w:bdr w:val="none" w:sz="0" w:space="0" w:color="auto" w:frame="1"/>
              </w:rPr>
              <w:tab/>
            </w:r>
            <w:r>
              <w:rPr>
                <w:rStyle w:val="pl-c"/>
                <w:rFonts w:ascii="Consolas" w:hAnsi="Consolas"/>
                <w:color w:val="6A737D"/>
                <w:sz w:val="18"/>
                <w:szCs w:val="18"/>
                <w:bdr w:val="none" w:sz="0" w:space="0" w:color="auto" w:frame="1"/>
              </w:rPr>
              <w:tab/>
            </w:r>
            <w:r>
              <w:rPr>
                <w:rStyle w:val="pl-c"/>
                <w:rFonts w:ascii="Consolas" w:hAnsi="Consolas"/>
                <w:color w:val="6A737D"/>
                <w:sz w:val="18"/>
                <w:szCs w:val="18"/>
                <w:bdr w:val="none" w:sz="0" w:space="0" w:color="auto" w:frame="1"/>
              </w:rPr>
              <w:tab/>
            </w:r>
          </w:p>
        </w:tc>
      </w:tr>
      <w:tr w:rsidR="000F0FFD" w14:paraId="2C97391C"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38FF4D1D"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353E2827"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ab/>
            </w:r>
            <w:r>
              <w:rPr>
                <w:rFonts w:ascii="Consolas" w:hAnsi="Consolas"/>
                <w:color w:val="24292E"/>
                <w:sz w:val="18"/>
                <w:szCs w:val="18"/>
              </w:rPr>
              <w:tab/>
              <w:t>)</w:t>
            </w:r>
          </w:p>
        </w:tc>
      </w:tr>
      <w:tr w:rsidR="000F0FFD" w14:paraId="01D75FE8"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4076B1F3"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24959BC2" w14:textId="77777777" w:rsidR="000F0FFD" w:rsidRDefault="000F0FFD" w:rsidP="000F0FFD">
            <w:pPr>
              <w:pStyle w:val="NoSpacing"/>
              <w:rPr>
                <w:rFonts w:ascii="Consolas" w:hAnsi="Consolas"/>
                <w:color w:val="24292E"/>
                <w:sz w:val="18"/>
                <w:szCs w:val="18"/>
              </w:rPr>
            </w:pPr>
          </w:p>
          <w:p w14:paraId="1A852B35" w14:textId="77777777" w:rsidR="000F0FFD" w:rsidRDefault="000F0FFD" w:rsidP="000F0FFD">
            <w:pPr>
              <w:pStyle w:val="NoSpacing"/>
              <w:rPr>
                <w:sz w:val="20"/>
                <w:szCs w:val="20"/>
              </w:rPr>
            </w:pPr>
          </w:p>
        </w:tc>
      </w:tr>
      <w:tr w:rsidR="000F0FFD" w14:paraId="7B82897E"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3E86FDFB" w14:textId="77777777" w:rsidR="000F0FFD" w:rsidRDefault="000F0FFD" w:rsidP="000F0FFD">
            <w:pPr>
              <w:pStyle w:val="NoSpacing"/>
              <w:rPr>
                <w:sz w:val="20"/>
                <w:szCs w:val="20"/>
              </w:rPr>
            </w:pPr>
          </w:p>
        </w:tc>
        <w:tc>
          <w:tcPr>
            <w:tcW w:w="0" w:type="auto"/>
            <w:tcBorders>
              <w:top w:val="nil"/>
              <w:left w:val="nil"/>
              <w:bottom w:val="nil"/>
              <w:right w:val="nil"/>
            </w:tcBorders>
            <w:shd w:val="clear" w:color="auto" w:fill="auto"/>
            <w:hideMark/>
          </w:tcPr>
          <w:p w14:paraId="5BCA5097" w14:textId="77777777" w:rsidR="000F0FFD" w:rsidRDefault="000F0FFD" w:rsidP="000F0FFD">
            <w:pPr>
              <w:pStyle w:val="NoSpacing"/>
              <w:rPr>
                <w:rFonts w:ascii="Consolas" w:hAnsi="Consolas"/>
                <w:color w:val="24292E"/>
                <w:sz w:val="18"/>
                <w:szCs w:val="18"/>
              </w:rPr>
            </w:pPr>
            <w:r>
              <w:rPr>
                <w:rStyle w:val="pl-k"/>
                <w:rFonts w:ascii="Consolas" w:hAnsi="Consolas"/>
                <w:color w:val="D73A49"/>
                <w:sz w:val="18"/>
                <w:szCs w:val="18"/>
                <w:bdr w:val="none" w:sz="0" w:space="0" w:color="auto" w:frame="1"/>
              </w:rPr>
              <w:t>public</w:t>
            </w:r>
            <w:r>
              <w:rPr>
                <w:rFonts w:ascii="Consolas" w:hAnsi="Consolas"/>
                <w:color w:val="24292E"/>
                <w:sz w:val="18"/>
                <w:szCs w:val="18"/>
              </w:rPr>
              <w:t xml:space="preserve"> </w:t>
            </w:r>
            <w:r>
              <w:rPr>
                <w:rStyle w:val="pl-k"/>
                <w:rFonts w:ascii="Consolas" w:hAnsi="Consolas"/>
                <w:color w:val="D73A49"/>
                <w:sz w:val="18"/>
                <w:szCs w:val="18"/>
                <w:bdr w:val="none" w:sz="0" w:space="0" w:color="auto" w:frame="1"/>
              </w:rPr>
              <w:t>class</w:t>
            </w:r>
            <w:r>
              <w:rPr>
                <w:rFonts w:ascii="Consolas" w:hAnsi="Consolas"/>
                <w:color w:val="24292E"/>
                <w:sz w:val="18"/>
                <w:szCs w:val="18"/>
              </w:rPr>
              <w:t xml:space="preserve"> </w:t>
            </w:r>
            <w:proofErr w:type="spellStart"/>
            <w:r>
              <w:rPr>
                <w:rStyle w:val="pl-en"/>
                <w:rFonts w:ascii="Consolas" w:hAnsi="Consolas"/>
                <w:color w:val="6F42C1"/>
                <w:sz w:val="18"/>
                <w:szCs w:val="18"/>
                <w:bdr w:val="none" w:sz="0" w:space="0" w:color="auto" w:frame="1"/>
              </w:rPr>
              <w:t>ReRunRunner</w:t>
            </w:r>
            <w:proofErr w:type="spellEnd"/>
            <w:r>
              <w:rPr>
                <w:rFonts w:ascii="Consolas" w:hAnsi="Consolas"/>
                <w:color w:val="24292E"/>
                <w:sz w:val="18"/>
                <w:szCs w:val="18"/>
              </w:rPr>
              <w:t xml:space="preserve"> </w:t>
            </w:r>
          </w:p>
        </w:tc>
      </w:tr>
      <w:tr w:rsidR="000F0FFD" w14:paraId="300BBD93"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59E1A267"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40203E88"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w:t>
            </w:r>
          </w:p>
        </w:tc>
      </w:tr>
      <w:tr w:rsidR="000F0FFD" w14:paraId="0EB2DFE6" w14:textId="77777777" w:rsidTr="000F0FFD">
        <w:tc>
          <w:tcPr>
            <w:tcW w:w="203" w:type="dxa"/>
            <w:tcBorders>
              <w:top w:val="single" w:sz="6" w:space="0" w:color="EEEEEE"/>
              <w:left w:val="single" w:sz="6" w:space="0" w:color="EEEEEE"/>
              <w:bottom w:val="single" w:sz="6" w:space="0" w:color="EEEEEE"/>
              <w:right w:val="single" w:sz="6" w:space="0" w:color="EEEEEE"/>
            </w:tcBorders>
            <w:shd w:val="clear" w:color="auto" w:fill="auto"/>
            <w:noWrap/>
            <w:hideMark/>
          </w:tcPr>
          <w:p w14:paraId="4D7485E5" w14:textId="77777777" w:rsidR="000F0FFD" w:rsidRDefault="000F0FFD" w:rsidP="000F0FFD">
            <w:pPr>
              <w:pStyle w:val="NoSpacing"/>
              <w:rPr>
                <w:rFonts w:ascii="Consolas" w:hAnsi="Consolas"/>
                <w:color w:val="24292E"/>
                <w:sz w:val="18"/>
                <w:szCs w:val="18"/>
              </w:rPr>
            </w:pPr>
          </w:p>
        </w:tc>
        <w:tc>
          <w:tcPr>
            <w:tcW w:w="0" w:type="auto"/>
            <w:tcBorders>
              <w:top w:val="nil"/>
              <w:left w:val="nil"/>
              <w:bottom w:val="nil"/>
              <w:right w:val="nil"/>
            </w:tcBorders>
            <w:shd w:val="clear" w:color="auto" w:fill="auto"/>
            <w:hideMark/>
          </w:tcPr>
          <w:p w14:paraId="0A4185B3" w14:textId="77777777" w:rsidR="000F0FFD" w:rsidRDefault="000F0FFD" w:rsidP="000F0FFD">
            <w:pPr>
              <w:pStyle w:val="NoSpacing"/>
              <w:rPr>
                <w:rFonts w:ascii="Consolas" w:hAnsi="Consolas"/>
                <w:color w:val="24292E"/>
                <w:sz w:val="18"/>
                <w:szCs w:val="18"/>
              </w:rPr>
            </w:pPr>
            <w:r>
              <w:rPr>
                <w:rFonts w:ascii="Consolas" w:hAnsi="Consolas"/>
                <w:color w:val="24292E"/>
                <w:sz w:val="18"/>
                <w:szCs w:val="18"/>
              </w:rPr>
              <w:t>}</w:t>
            </w:r>
          </w:p>
        </w:tc>
      </w:tr>
    </w:tbl>
    <w:p w14:paraId="1C403CD7" w14:textId="5043112C" w:rsidR="000F0FFD" w:rsidRDefault="000F0FFD" w:rsidP="000F0FFD"/>
    <w:p w14:paraId="37F69515" w14:textId="09C22724" w:rsidR="00F9566A" w:rsidRDefault="00F9566A" w:rsidP="000F0FFD"/>
    <w:p w14:paraId="786441C1" w14:textId="393B735D" w:rsidR="00F9566A" w:rsidRDefault="00F9566A" w:rsidP="000F0FFD"/>
    <w:p w14:paraId="38C58024" w14:textId="0BD1B841" w:rsidR="00F9566A" w:rsidRDefault="00F9566A" w:rsidP="000F0FFD"/>
    <w:p w14:paraId="07963A8F" w14:textId="2951221E" w:rsidR="00F9566A" w:rsidRDefault="00F9566A" w:rsidP="000F0FFD"/>
    <w:p w14:paraId="2896AC25" w14:textId="3756D9B7" w:rsidR="00F9566A" w:rsidRDefault="00F9566A" w:rsidP="000F0FFD"/>
    <w:p w14:paraId="19EB05E5" w14:textId="684DCF72" w:rsidR="00F9566A" w:rsidRDefault="00F9566A" w:rsidP="000F0FFD"/>
    <w:p w14:paraId="3CD2FF1C" w14:textId="77777777" w:rsidR="00F9566A" w:rsidRPr="000F0FFD" w:rsidRDefault="00F9566A" w:rsidP="000F0FFD"/>
    <w:p w14:paraId="7CDDE1FB" w14:textId="1EEEB409" w:rsidR="00156F4F" w:rsidRDefault="00F9566A" w:rsidP="00A54D43">
      <w:pPr>
        <w:pStyle w:val="Heading2"/>
        <w:numPr>
          <w:ilvl w:val="0"/>
          <w:numId w:val="1"/>
        </w:numPr>
        <w:shd w:val="clear" w:color="auto" w:fill="FFFFFF"/>
        <w:spacing w:before="0" w:beforeAutospacing="0" w:after="0" w:afterAutospacing="0" w:line="312" w:lineRule="atLeast"/>
        <w:rPr>
          <w:rFonts w:ascii="Arial" w:hAnsi="Arial" w:cs="Arial"/>
          <w:color w:val="3A3A3A"/>
          <w:sz w:val="22"/>
          <w:szCs w:val="22"/>
        </w:rPr>
      </w:pPr>
      <w:r>
        <w:rPr>
          <w:rFonts w:ascii="Arial" w:hAnsi="Arial" w:cs="Arial"/>
          <w:color w:val="3A3A3A"/>
          <w:sz w:val="22"/>
          <w:szCs w:val="22"/>
        </w:rPr>
        <w:t>Difference between Regression &amp; Sanity testing?</w:t>
      </w:r>
    </w:p>
    <w:p w14:paraId="467D8B6B" w14:textId="0591B8AE" w:rsidR="00F9566A" w:rsidRDefault="00F9566A" w:rsidP="00F9566A">
      <w:pPr>
        <w:pStyle w:val="Heading2"/>
        <w:shd w:val="clear" w:color="auto" w:fill="FFFFFF"/>
        <w:spacing w:before="0" w:beforeAutospacing="0" w:after="0" w:afterAutospacing="0" w:line="312" w:lineRule="atLeast"/>
        <w:rPr>
          <w:rFonts w:ascii="Arial" w:hAnsi="Arial" w:cs="Arial"/>
          <w:color w:val="3A3A3A"/>
          <w:sz w:val="22"/>
          <w:szCs w:val="22"/>
        </w:rPr>
      </w:pPr>
      <w:r>
        <w:rPr>
          <w:noProof/>
        </w:rPr>
        <w:lastRenderedPageBreak/>
        <w:drawing>
          <wp:inline distT="0" distB="0" distL="0" distR="0" wp14:anchorId="0A41C04F" wp14:editId="08EB91BF">
            <wp:extent cx="5943600" cy="534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41620"/>
                    </a:xfrm>
                    <a:prstGeom prst="rect">
                      <a:avLst/>
                    </a:prstGeom>
                  </pic:spPr>
                </pic:pic>
              </a:graphicData>
            </a:graphic>
          </wp:inline>
        </w:drawing>
      </w:r>
    </w:p>
    <w:p w14:paraId="4266A714" w14:textId="3455C596" w:rsidR="00F9566A" w:rsidRDefault="00F9566A" w:rsidP="00F9566A">
      <w:pPr>
        <w:pStyle w:val="Heading2"/>
        <w:shd w:val="clear" w:color="auto" w:fill="FFFFFF"/>
        <w:spacing w:before="0" w:beforeAutospacing="0" w:after="0" w:afterAutospacing="0" w:line="312" w:lineRule="atLeast"/>
        <w:rPr>
          <w:rFonts w:ascii="Arial" w:hAnsi="Arial" w:cs="Arial"/>
          <w:color w:val="3A3A3A"/>
          <w:sz w:val="22"/>
          <w:szCs w:val="22"/>
        </w:rPr>
      </w:pPr>
    </w:p>
    <w:p w14:paraId="5989CD5A" w14:textId="5B76A49F" w:rsidR="00F9566A" w:rsidRDefault="00B4298E" w:rsidP="00A54D43">
      <w:pPr>
        <w:pStyle w:val="Heading2"/>
        <w:numPr>
          <w:ilvl w:val="0"/>
          <w:numId w:val="1"/>
        </w:numPr>
        <w:shd w:val="clear" w:color="auto" w:fill="FFFFFF"/>
        <w:spacing w:before="0" w:beforeAutospacing="0" w:after="0" w:afterAutospacing="0" w:line="312" w:lineRule="atLeast"/>
        <w:rPr>
          <w:rFonts w:ascii="Arial" w:hAnsi="Arial" w:cs="Arial"/>
          <w:color w:val="3A3A3A"/>
          <w:sz w:val="22"/>
          <w:szCs w:val="22"/>
        </w:rPr>
      </w:pPr>
      <w:r>
        <w:rPr>
          <w:rFonts w:ascii="Arial" w:hAnsi="Arial" w:cs="Arial"/>
          <w:color w:val="3A3A3A"/>
          <w:sz w:val="22"/>
          <w:szCs w:val="22"/>
        </w:rPr>
        <w:t>What is STLC?</w:t>
      </w:r>
    </w:p>
    <w:p w14:paraId="4880C5A7" w14:textId="77777777" w:rsidR="00B4298E" w:rsidRPr="00B4298E" w:rsidRDefault="00B4298E" w:rsidP="00B4298E">
      <w:pPr>
        <w:shd w:val="clear" w:color="auto" w:fill="FFFFFF"/>
        <w:spacing w:after="336" w:line="240" w:lineRule="auto"/>
        <w:rPr>
          <w:rFonts w:ascii="Arial" w:eastAsia="Times New Roman" w:hAnsi="Arial" w:cs="Arial"/>
          <w:color w:val="3A3A3A"/>
          <w:sz w:val="23"/>
          <w:szCs w:val="23"/>
        </w:rPr>
      </w:pPr>
      <w:r w:rsidRPr="00B4298E">
        <w:rPr>
          <w:rFonts w:ascii="Arial" w:eastAsia="Times New Roman" w:hAnsi="Arial" w:cs="Arial"/>
          <w:color w:val="3A3A3A"/>
          <w:sz w:val="23"/>
          <w:szCs w:val="23"/>
        </w:rPr>
        <w:t>Software Testing Life Cycle refers to a testing process which has specific steps to be executed in a definite sequence to ensure that the quality goals have been met. In the STLC process, each activity is carried out in a planned and systematic way. Each phase has different goals and deliverables. Different organizations have different phases in STLC; however, the basis remains the same.</w:t>
      </w:r>
    </w:p>
    <w:p w14:paraId="0F2B68F8" w14:textId="77777777" w:rsidR="00B4298E" w:rsidRPr="00B4298E" w:rsidRDefault="00B4298E" w:rsidP="00B4298E">
      <w:pPr>
        <w:shd w:val="clear" w:color="auto" w:fill="FFFFFF"/>
        <w:spacing w:after="0" w:line="240" w:lineRule="auto"/>
        <w:rPr>
          <w:rFonts w:ascii="Arial" w:eastAsia="Times New Roman" w:hAnsi="Arial" w:cs="Arial"/>
          <w:color w:val="3A3A3A"/>
          <w:sz w:val="23"/>
          <w:szCs w:val="23"/>
        </w:rPr>
      </w:pPr>
      <w:r w:rsidRPr="00B4298E">
        <w:rPr>
          <w:rFonts w:ascii="Arial" w:eastAsia="Times New Roman" w:hAnsi="Arial" w:cs="Arial"/>
          <w:b/>
          <w:bCs/>
          <w:color w:val="3A3A3A"/>
          <w:sz w:val="23"/>
          <w:szCs w:val="23"/>
          <w:bdr w:val="none" w:sz="0" w:space="0" w:color="auto" w:frame="1"/>
        </w:rPr>
        <w:t>Below are the phases of STLC:</w:t>
      </w:r>
    </w:p>
    <w:p w14:paraId="0F66A8A5" w14:textId="77777777" w:rsidR="00B4298E" w:rsidRPr="00B4298E" w:rsidRDefault="00B4298E" w:rsidP="00A54D43">
      <w:pPr>
        <w:numPr>
          <w:ilvl w:val="0"/>
          <w:numId w:val="18"/>
        </w:numPr>
        <w:shd w:val="clear" w:color="auto" w:fill="FFFFFF"/>
        <w:spacing w:after="0" w:line="240" w:lineRule="auto"/>
        <w:rPr>
          <w:rFonts w:ascii="Arial" w:eastAsia="Times New Roman" w:hAnsi="Arial" w:cs="Arial"/>
          <w:color w:val="3A3A3A"/>
          <w:sz w:val="23"/>
          <w:szCs w:val="23"/>
        </w:rPr>
      </w:pPr>
      <w:r w:rsidRPr="00B4298E">
        <w:rPr>
          <w:rFonts w:ascii="Arial" w:eastAsia="Times New Roman" w:hAnsi="Arial" w:cs="Arial"/>
          <w:color w:val="3A3A3A"/>
          <w:sz w:val="23"/>
          <w:szCs w:val="23"/>
        </w:rPr>
        <w:t>Requirements phase</w:t>
      </w:r>
    </w:p>
    <w:p w14:paraId="70607E68" w14:textId="77777777" w:rsidR="00B4298E" w:rsidRPr="00B4298E" w:rsidRDefault="00B4298E" w:rsidP="00A54D43">
      <w:pPr>
        <w:numPr>
          <w:ilvl w:val="0"/>
          <w:numId w:val="18"/>
        </w:numPr>
        <w:shd w:val="clear" w:color="auto" w:fill="FFFFFF"/>
        <w:spacing w:after="0" w:line="240" w:lineRule="auto"/>
        <w:rPr>
          <w:rFonts w:ascii="Arial" w:eastAsia="Times New Roman" w:hAnsi="Arial" w:cs="Arial"/>
          <w:color w:val="3A3A3A"/>
          <w:sz w:val="23"/>
          <w:szCs w:val="23"/>
        </w:rPr>
      </w:pPr>
      <w:r w:rsidRPr="00B4298E">
        <w:rPr>
          <w:rFonts w:ascii="Arial" w:eastAsia="Times New Roman" w:hAnsi="Arial" w:cs="Arial"/>
          <w:color w:val="3A3A3A"/>
          <w:sz w:val="23"/>
          <w:szCs w:val="23"/>
        </w:rPr>
        <w:t>Planning Phase</w:t>
      </w:r>
    </w:p>
    <w:p w14:paraId="40DE4C06" w14:textId="77777777" w:rsidR="00B4298E" w:rsidRPr="00B4298E" w:rsidRDefault="00B4298E" w:rsidP="00A54D43">
      <w:pPr>
        <w:numPr>
          <w:ilvl w:val="0"/>
          <w:numId w:val="18"/>
        </w:numPr>
        <w:shd w:val="clear" w:color="auto" w:fill="FFFFFF"/>
        <w:spacing w:after="0" w:line="240" w:lineRule="auto"/>
        <w:rPr>
          <w:rFonts w:ascii="Arial" w:eastAsia="Times New Roman" w:hAnsi="Arial" w:cs="Arial"/>
          <w:color w:val="3A3A3A"/>
          <w:sz w:val="23"/>
          <w:szCs w:val="23"/>
        </w:rPr>
      </w:pPr>
      <w:r w:rsidRPr="00B4298E">
        <w:rPr>
          <w:rFonts w:ascii="Arial" w:eastAsia="Times New Roman" w:hAnsi="Arial" w:cs="Arial"/>
          <w:color w:val="3A3A3A"/>
          <w:sz w:val="23"/>
          <w:szCs w:val="23"/>
        </w:rPr>
        <w:t>Analysis phase</w:t>
      </w:r>
    </w:p>
    <w:p w14:paraId="2B175FEB" w14:textId="77777777" w:rsidR="00B4298E" w:rsidRPr="00B4298E" w:rsidRDefault="00B4298E" w:rsidP="00A54D43">
      <w:pPr>
        <w:numPr>
          <w:ilvl w:val="0"/>
          <w:numId w:val="18"/>
        </w:numPr>
        <w:shd w:val="clear" w:color="auto" w:fill="FFFFFF"/>
        <w:spacing w:after="0" w:line="240" w:lineRule="auto"/>
        <w:rPr>
          <w:rFonts w:ascii="Arial" w:eastAsia="Times New Roman" w:hAnsi="Arial" w:cs="Arial"/>
          <w:color w:val="3A3A3A"/>
          <w:sz w:val="23"/>
          <w:szCs w:val="23"/>
        </w:rPr>
      </w:pPr>
      <w:r w:rsidRPr="00B4298E">
        <w:rPr>
          <w:rFonts w:ascii="Arial" w:eastAsia="Times New Roman" w:hAnsi="Arial" w:cs="Arial"/>
          <w:color w:val="3A3A3A"/>
          <w:sz w:val="23"/>
          <w:szCs w:val="23"/>
        </w:rPr>
        <w:t>Design Phase</w:t>
      </w:r>
    </w:p>
    <w:p w14:paraId="3AC776C4" w14:textId="77777777" w:rsidR="00B4298E" w:rsidRPr="00B4298E" w:rsidRDefault="00B4298E" w:rsidP="00A54D43">
      <w:pPr>
        <w:numPr>
          <w:ilvl w:val="0"/>
          <w:numId w:val="18"/>
        </w:numPr>
        <w:shd w:val="clear" w:color="auto" w:fill="FFFFFF"/>
        <w:spacing w:after="0" w:line="240" w:lineRule="auto"/>
        <w:rPr>
          <w:rFonts w:ascii="Arial" w:eastAsia="Times New Roman" w:hAnsi="Arial" w:cs="Arial"/>
          <w:color w:val="3A3A3A"/>
          <w:sz w:val="23"/>
          <w:szCs w:val="23"/>
        </w:rPr>
      </w:pPr>
      <w:r w:rsidRPr="00B4298E">
        <w:rPr>
          <w:rFonts w:ascii="Arial" w:eastAsia="Times New Roman" w:hAnsi="Arial" w:cs="Arial"/>
          <w:color w:val="3A3A3A"/>
          <w:sz w:val="23"/>
          <w:szCs w:val="23"/>
        </w:rPr>
        <w:t>Implementation Phase</w:t>
      </w:r>
    </w:p>
    <w:p w14:paraId="1124001E" w14:textId="77777777" w:rsidR="00B4298E" w:rsidRPr="00B4298E" w:rsidRDefault="00B4298E" w:rsidP="00A54D43">
      <w:pPr>
        <w:numPr>
          <w:ilvl w:val="0"/>
          <w:numId w:val="18"/>
        </w:numPr>
        <w:shd w:val="clear" w:color="auto" w:fill="FFFFFF"/>
        <w:spacing w:after="0" w:line="240" w:lineRule="auto"/>
        <w:rPr>
          <w:rFonts w:ascii="Arial" w:eastAsia="Times New Roman" w:hAnsi="Arial" w:cs="Arial"/>
          <w:color w:val="3A3A3A"/>
          <w:sz w:val="23"/>
          <w:szCs w:val="23"/>
        </w:rPr>
      </w:pPr>
      <w:r w:rsidRPr="00B4298E">
        <w:rPr>
          <w:rFonts w:ascii="Arial" w:eastAsia="Times New Roman" w:hAnsi="Arial" w:cs="Arial"/>
          <w:color w:val="3A3A3A"/>
          <w:sz w:val="23"/>
          <w:szCs w:val="23"/>
        </w:rPr>
        <w:t>Execution Phase</w:t>
      </w:r>
    </w:p>
    <w:p w14:paraId="2D253A3E" w14:textId="77777777" w:rsidR="00B4298E" w:rsidRPr="00B4298E" w:rsidRDefault="00B4298E" w:rsidP="00A54D43">
      <w:pPr>
        <w:numPr>
          <w:ilvl w:val="0"/>
          <w:numId w:val="18"/>
        </w:numPr>
        <w:shd w:val="clear" w:color="auto" w:fill="FFFFFF"/>
        <w:spacing w:after="0" w:line="240" w:lineRule="auto"/>
        <w:rPr>
          <w:rFonts w:ascii="Arial" w:eastAsia="Times New Roman" w:hAnsi="Arial" w:cs="Arial"/>
          <w:color w:val="3A3A3A"/>
          <w:sz w:val="23"/>
          <w:szCs w:val="23"/>
        </w:rPr>
      </w:pPr>
      <w:r w:rsidRPr="00B4298E">
        <w:rPr>
          <w:rFonts w:ascii="Arial" w:eastAsia="Times New Roman" w:hAnsi="Arial" w:cs="Arial"/>
          <w:color w:val="3A3A3A"/>
          <w:sz w:val="23"/>
          <w:szCs w:val="23"/>
        </w:rPr>
        <w:t>Conclusion Phase</w:t>
      </w:r>
    </w:p>
    <w:p w14:paraId="083830F9" w14:textId="77777777" w:rsidR="00B4298E" w:rsidRPr="00B4298E" w:rsidRDefault="00B4298E" w:rsidP="00A54D43">
      <w:pPr>
        <w:numPr>
          <w:ilvl w:val="0"/>
          <w:numId w:val="18"/>
        </w:numPr>
        <w:shd w:val="clear" w:color="auto" w:fill="FFFFFF"/>
        <w:spacing w:after="0" w:line="240" w:lineRule="auto"/>
        <w:rPr>
          <w:rFonts w:ascii="Arial" w:eastAsia="Times New Roman" w:hAnsi="Arial" w:cs="Arial"/>
          <w:color w:val="3A3A3A"/>
          <w:sz w:val="23"/>
          <w:szCs w:val="23"/>
        </w:rPr>
      </w:pPr>
      <w:r w:rsidRPr="00B4298E">
        <w:rPr>
          <w:rFonts w:ascii="Arial" w:eastAsia="Times New Roman" w:hAnsi="Arial" w:cs="Arial"/>
          <w:color w:val="3A3A3A"/>
          <w:sz w:val="23"/>
          <w:szCs w:val="23"/>
        </w:rPr>
        <w:lastRenderedPageBreak/>
        <w:t>Closure Phase</w:t>
      </w:r>
    </w:p>
    <w:p w14:paraId="71965408" w14:textId="6EBB68C4" w:rsidR="00B4298E" w:rsidRDefault="00B4298E" w:rsidP="00B4298E">
      <w:pPr>
        <w:pStyle w:val="Heading2"/>
        <w:shd w:val="clear" w:color="auto" w:fill="FFFFFF"/>
        <w:spacing w:before="0" w:beforeAutospacing="0" w:after="0" w:afterAutospacing="0" w:line="312" w:lineRule="atLeast"/>
        <w:rPr>
          <w:rFonts w:ascii="Arial" w:hAnsi="Arial" w:cs="Arial"/>
          <w:color w:val="3A3A3A"/>
          <w:sz w:val="22"/>
          <w:szCs w:val="22"/>
        </w:rPr>
      </w:pPr>
    </w:p>
    <w:p w14:paraId="26AF1CC4" w14:textId="25B8DCBD" w:rsidR="00B4298E" w:rsidRDefault="00222CF3" w:rsidP="00A54D43">
      <w:pPr>
        <w:pStyle w:val="Heading2"/>
        <w:numPr>
          <w:ilvl w:val="0"/>
          <w:numId w:val="1"/>
        </w:numPr>
        <w:shd w:val="clear" w:color="auto" w:fill="FFFFFF"/>
        <w:spacing w:before="0" w:beforeAutospacing="0" w:after="0" w:afterAutospacing="0" w:line="312" w:lineRule="atLeast"/>
        <w:rPr>
          <w:rFonts w:ascii="Arial" w:hAnsi="Arial" w:cs="Arial"/>
          <w:color w:val="3A3A3A"/>
          <w:sz w:val="22"/>
          <w:szCs w:val="22"/>
        </w:rPr>
      </w:pPr>
      <w:r>
        <w:rPr>
          <w:rFonts w:ascii="Arial" w:hAnsi="Arial" w:cs="Arial"/>
          <w:color w:val="3A3A3A"/>
          <w:sz w:val="22"/>
          <w:szCs w:val="22"/>
        </w:rPr>
        <w:t>What are test cases for old mobile?</w:t>
      </w:r>
    </w:p>
    <w:p w14:paraId="3129817B"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 xml:space="preserve">Verify that all the required buttons- numbers 0-9, calling buttons </w:t>
      </w:r>
      <w:proofErr w:type="spellStart"/>
      <w:r w:rsidRPr="00222CF3">
        <w:rPr>
          <w:rFonts w:ascii="Segoe UI" w:eastAsia="Times New Roman" w:hAnsi="Segoe UI" w:cs="Segoe UI"/>
          <w:color w:val="282829"/>
          <w:sz w:val="26"/>
          <w:szCs w:val="26"/>
        </w:rPr>
        <w:t>etc</w:t>
      </w:r>
      <w:proofErr w:type="spellEnd"/>
      <w:r w:rsidRPr="00222CF3">
        <w:rPr>
          <w:rFonts w:ascii="Segoe UI" w:eastAsia="Times New Roman" w:hAnsi="Segoe UI" w:cs="Segoe UI"/>
          <w:color w:val="282829"/>
          <w:sz w:val="26"/>
          <w:szCs w:val="26"/>
        </w:rPr>
        <w:t xml:space="preserve"> are present</w:t>
      </w:r>
    </w:p>
    <w:p w14:paraId="2059156A"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the user can make a call by pressing numbers and hitting calling(green) button</w:t>
      </w:r>
    </w:p>
    <w:p w14:paraId="14975329"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user can make a call by selecting a contact person from the phone directory</w:t>
      </w:r>
    </w:p>
    <w:p w14:paraId="0C5E0298"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the user can reject an incoming call</w:t>
      </w:r>
    </w:p>
    <w:p w14:paraId="0D964BA0"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the user can receive an SMS</w:t>
      </w:r>
    </w:p>
    <w:p w14:paraId="59DFFAC3"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the user can type and send an SMS</w:t>
      </w:r>
    </w:p>
    <w:p w14:paraId="00A3E92E"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the dimension of the mobile is as per specification</w:t>
      </w:r>
    </w:p>
    <w:p w14:paraId="2B353120"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the screen size of the mobile</w:t>
      </w:r>
    </w:p>
    <w:p w14:paraId="32AA60EF"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the weight of the mobile is as per the specification</w:t>
      </w:r>
    </w:p>
    <w:p w14:paraId="4D557AAA"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the font type and size of the characters printed on the keypad</w:t>
      </w:r>
    </w:p>
    <w:p w14:paraId="634FB90A"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the color of the mobile phone’s outer body and characters printed on keypad</w:t>
      </w:r>
    </w:p>
    <w:p w14:paraId="047A9EBC"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the pressure required to press a key on the keypad</w:t>
      </w:r>
    </w:p>
    <w:p w14:paraId="6F284D90"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spacing between the keys on the keypad are adequate</w:t>
      </w:r>
    </w:p>
    <w:p w14:paraId="78348126"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Check the type of mobile- smartphone or normal</w:t>
      </w:r>
    </w:p>
    <w:p w14:paraId="114B881E"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 xml:space="preserve">Check if the mobile is colored or </w:t>
      </w:r>
      <w:proofErr w:type="gramStart"/>
      <w:r w:rsidRPr="00222CF3">
        <w:rPr>
          <w:rFonts w:ascii="Segoe UI" w:eastAsia="Times New Roman" w:hAnsi="Segoe UI" w:cs="Segoe UI"/>
          <w:color w:val="282829"/>
          <w:sz w:val="26"/>
          <w:szCs w:val="26"/>
        </w:rPr>
        <w:t>black-white</w:t>
      </w:r>
      <w:proofErr w:type="gramEnd"/>
    </w:p>
    <w:p w14:paraId="19B19D60"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Check the lighting on the mobile screen is adequate- verify in dark daylight</w:t>
      </w:r>
    </w:p>
    <w:p w14:paraId="4DEF2160"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Check if a mobile phone can be locked out without password or pin</w:t>
      </w:r>
    </w:p>
    <w:p w14:paraId="69E02DE0"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Check if mobile phone can be locked out with password or pin</w:t>
      </w:r>
    </w:p>
    <w:p w14:paraId="584CC796"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the mobile phone can be unlocked with/without password</w:t>
      </w:r>
    </w:p>
    <w:p w14:paraId="14919DD6"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the user can receive a call when the phone is locked</w:t>
      </w:r>
    </w:p>
    <w:p w14:paraId="3160D423"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receiving a call when phone is locked, doesn’t unlock it after call completion</w:t>
      </w:r>
    </w:p>
    <w:p w14:paraId="6AB721CC"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user can select an incoming call and SMS alert ringtone</w:t>
      </w:r>
    </w:p>
    <w:p w14:paraId="0E987C35"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the user can make silent or vibrate mode or incoming calls and SMS</w:t>
      </w:r>
    </w:p>
    <w:p w14:paraId="0AE1C2B7"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the battery requirement of the mobile</w:t>
      </w:r>
    </w:p>
    <w:p w14:paraId="11F7A892"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the total time taken to charge the mobile completely</w:t>
      </w:r>
    </w:p>
    <w:p w14:paraId="650AA475"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the total time for mobile to get completely discharged when left idle</w:t>
      </w:r>
    </w:p>
    <w:p w14:paraId="6453F7EA"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the total talk for mobile to get completely discharged when continuously used in conversation</w:t>
      </w:r>
    </w:p>
    <w:p w14:paraId="045ABCEE"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lastRenderedPageBreak/>
        <w:t>Verify the length of charger wire</w:t>
      </w:r>
    </w:p>
    <w:p w14:paraId="280E9FAC"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mobile can be switched off and ON</w:t>
      </w:r>
    </w:p>
    <w:p w14:paraId="54105F93"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user can store contact details on the phone book directory</w:t>
      </w:r>
    </w:p>
    <w:p w14:paraId="132F7F4B"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user can delete and update contact details in the phonebook directory</w:t>
      </w:r>
    </w:p>
    <w:p w14:paraId="20332183"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Call logs are maintained in the Call Logs</w:t>
      </w:r>
    </w:p>
    <w:p w14:paraId="64995A15"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received and Sent SMSs are saved in mobile</w:t>
      </w:r>
    </w:p>
    <w:p w14:paraId="6A21BA02" w14:textId="77777777" w:rsidR="00222CF3" w:rsidRP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Verify that user can silent the phone during an incoming call</w:t>
      </w:r>
    </w:p>
    <w:p w14:paraId="2AE9CB86" w14:textId="0BE46E93" w:rsidR="00222CF3" w:rsidRDefault="00222CF3" w:rsidP="00A54D43">
      <w:pPr>
        <w:numPr>
          <w:ilvl w:val="0"/>
          <w:numId w:val="19"/>
        </w:numPr>
        <w:shd w:val="clear" w:color="auto" w:fill="FFFFFF"/>
        <w:spacing w:after="0" w:line="240" w:lineRule="auto"/>
        <w:rPr>
          <w:rFonts w:ascii="Segoe UI" w:eastAsia="Times New Roman" w:hAnsi="Segoe UI" w:cs="Segoe UI"/>
          <w:color w:val="282829"/>
          <w:sz w:val="26"/>
          <w:szCs w:val="26"/>
        </w:rPr>
      </w:pPr>
      <w:r w:rsidRPr="00222CF3">
        <w:rPr>
          <w:rFonts w:ascii="Segoe UI" w:eastAsia="Times New Roman" w:hAnsi="Segoe UI" w:cs="Segoe UI"/>
          <w:color w:val="282829"/>
          <w:sz w:val="26"/>
          <w:szCs w:val="26"/>
        </w:rPr>
        <w:t xml:space="preserve">Verify the auto-reject option can be applied and removed on </w:t>
      </w:r>
      <w:proofErr w:type="gramStart"/>
      <w:r w:rsidRPr="00222CF3">
        <w:rPr>
          <w:rFonts w:ascii="Segoe UI" w:eastAsia="Times New Roman" w:hAnsi="Segoe UI" w:cs="Segoe UI"/>
          <w:color w:val="282829"/>
          <w:sz w:val="26"/>
          <w:szCs w:val="26"/>
        </w:rPr>
        <w:t>particular numbers</w:t>
      </w:r>
      <w:proofErr w:type="gramEnd"/>
    </w:p>
    <w:p w14:paraId="6BFA4A77" w14:textId="7C079FC1" w:rsidR="00222CF3" w:rsidRDefault="00222CF3" w:rsidP="00222CF3">
      <w:pPr>
        <w:shd w:val="clear" w:color="auto" w:fill="FFFFFF"/>
        <w:spacing w:after="0" w:line="240" w:lineRule="auto"/>
        <w:rPr>
          <w:rFonts w:ascii="Segoe UI" w:eastAsia="Times New Roman" w:hAnsi="Segoe UI" w:cs="Segoe UI"/>
          <w:color w:val="282829"/>
          <w:sz w:val="26"/>
          <w:szCs w:val="26"/>
        </w:rPr>
      </w:pPr>
    </w:p>
    <w:p w14:paraId="4B8897F0" w14:textId="56FE9236" w:rsidR="00222CF3" w:rsidRDefault="00222CF3" w:rsidP="00A54D43">
      <w:pPr>
        <w:pStyle w:val="ListParagraph"/>
        <w:numPr>
          <w:ilvl w:val="0"/>
          <w:numId w:val="1"/>
        </w:numPr>
        <w:shd w:val="clear" w:color="auto" w:fill="FFFFFF"/>
        <w:spacing w:after="0" w:line="240" w:lineRule="auto"/>
        <w:rPr>
          <w:rFonts w:ascii="Segoe UI" w:eastAsia="Times New Roman" w:hAnsi="Segoe UI" w:cs="Segoe UI"/>
          <w:color w:val="282829"/>
          <w:sz w:val="26"/>
          <w:szCs w:val="26"/>
        </w:rPr>
      </w:pPr>
      <w:r>
        <w:rPr>
          <w:rFonts w:ascii="Segoe UI" w:eastAsia="Times New Roman" w:hAnsi="Segoe UI" w:cs="Segoe UI"/>
          <w:color w:val="282829"/>
          <w:sz w:val="26"/>
          <w:szCs w:val="26"/>
        </w:rPr>
        <w:t xml:space="preserve"> What is smoke testing?</w:t>
      </w:r>
    </w:p>
    <w:p w14:paraId="7F3C0EA2" w14:textId="7F6E9405" w:rsidR="00222CF3" w:rsidRDefault="00222CF3" w:rsidP="00222CF3">
      <w:pPr>
        <w:shd w:val="clear" w:color="auto" w:fill="FFFFFF"/>
        <w:spacing w:after="0" w:line="240" w:lineRule="auto"/>
        <w:rPr>
          <w:rFonts w:ascii="Segoe UI" w:hAnsi="Segoe UI" w:cs="Segoe UI"/>
          <w:color w:val="404248"/>
          <w:shd w:val="clear" w:color="auto" w:fill="FFFFFF"/>
        </w:rPr>
      </w:pPr>
      <w:r>
        <w:rPr>
          <w:rStyle w:val="Strong"/>
          <w:rFonts w:ascii="Segoe UI" w:hAnsi="Segoe UI" w:cs="Segoe UI"/>
          <w:color w:val="404248"/>
          <w:shd w:val="clear" w:color="auto" w:fill="FFFFFF"/>
        </w:rPr>
        <w:t>SMOKE TESTING</w:t>
      </w:r>
      <w:r>
        <w:rPr>
          <w:rFonts w:ascii="Segoe UI" w:hAnsi="Segoe UI" w:cs="Segoe UI"/>
          <w:color w:val="404248"/>
          <w:shd w:val="clear" w:color="auto" w:fill="FFFFFF"/>
        </w:rPr>
        <w:t>, also known as “Build Verification Testing”, is a type of software testing that comprises of a non-exhaustive set of tests that aim at ensuring that the most important functions work. The result of this testing is used to decide if a build is stable enough to proceed with further testing.</w:t>
      </w:r>
    </w:p>
    <w:p w14:paraId="503191E1" w14:textId="18B64D91" w:rsidR="00222CF3" w:rsidRDefault="00222CF3" w:rsidP="00222CF3">
      <w:pPr>
        <w:shd w:val="clear" w:color="auto" w:fill="FFFFFF"/>
        <w:spacing w:after="0" w:line="240" w:lineRule="auto"/>
        <w:rPr>
          <w:rFonts w:ascii="Segoe UI" w:hAnsi="Segoe UI" w:cs="Segoe UI"/>
          <w:color w:val="404248"/>
          <w:shd w:val="clear" w:color="auto" w:fill="FFFFFF"/>
        </w:rPr>
      </w:pPr>
    </w:p>
    <w:p w14:paraId="65C6D2EC" w14:textId="5F1748E8" w:rsidR="00222CF3" w:rsidRDefault="00222CF3" w:rsidP="00A54D43">
      <w:pPr>
        <w:pStyle w:val="Heading1"/>
        <w:numPr>
          <w:ilvl w:val="0"/>
          <w:numId w:val="1"/>
        </w:numPr>
        <w:shd w:val="clear" w:color="auto" w:fill="FFFFFF"/>
        <w:spacing w:before="0" w:line="312" w:lineRule="atLeast"/>
        <w:rPr>
          <w:rFonts w:ascii="Arial" w:hAnsi="Arial" w:cs="Arial"/>
          <w:color w:val="A90000"/>
          <w:sz w:val="22"/>
          <w:szCs w:val="22"/>
        </w:rPr>
      </w:pPr>
      <w:r w:rsidRPr="00222CF3">
        <w:rPr>
          <w:rFonts w:ascii="Arial" w:hAnsi="Arial" w:cs="Arial"/>
          <w:color w:val="A90000"/>
          <w:sz w:val="22"/>
          <w:szCs w:val="22"/>
        </w:rPr>
        <w:t xml:space="preserve">What Is Boundary Value Analysis </w:t>
      </w:r>
      <w:proofErr w:type="gramStart"/>
      <w:r w:rsidRPr="00222CF3">
        <w:rPr>
          <w:rFonts w:ascii="Arial" w:hAnsi="Arial" w:cs="Arial"/>
          <w:color w:val="A90000"/>
          <w:sz w:val="22"/>
          <w:szCs w:val="22"/>
        </w:rPr>
        <w:t>And</w:t>
      </w:r>
      <w:proofErr w:type="gramEnd"/>
      <w:r w:rsidRPr="00222CF3">
        <w:rPr>
          <w:rFonts w:ascii="Arial" w:hAnsi="Arial" w:cs="Arial"/>
          <w:color w:val="A90000"/>
          <w:sz w:val="22"/>
          <w:szCs w:val="22"/>
        </w:rPr>
        <w:t xml:space="preserve"> Equivalence Partitioning?</w:t>
      </w:r>
    </w:p>
    <w:p w14:paraId="4E8FE3A8" w14:textId="77777777" w:rsidR="00222CF3" w:rsidRDefault="00222CF3" w:rsidP="00222CF3">
      <w:pPr>
        <w:pStyle w:val="NormalWeb"/>
        <w:shd w:val="clear" w:color="auto" w:fill="FFFFFF"/>
        <w:spacing w:before="0" w:beforeAutospacing="0" w:after="0" w:afterAutospacing="0"/>
        <w:ind w:left="360"/>
        <w:rPr>
          <w:rFonts w:ascii="Arial" w:hAnsi="Arial" w:cs="Arial"/>
          <w:color w:val="3A3A3A"/>
          <w:sz w:val="23"/>
          <w:szCs w:val="23"/>
        </w:rPr>
      </w:pPr>
      <w:r>
        <w:rPr>
          <w:rStyle w:val="Strong"/>
          <w:rFonts w:ascii="Arial" w:hAnsi="Arial" w:cs="Arial"/>
          <w:color w:val="3A3A3A"/>
          <w:sz w:val="23"/>
          <w:szCs w:val="23"/>
          <w:bdr w:val="none" w:sz="0" w:space="0" w:color="auto" w:frame="1"/>
        </w:rPr>
        <w:t>Test cases for input box accepting numbers between 1 and 1000 using Equivalence Partitioning:</w:t>
      </w:r>
    </w:p>
    <w:p w14:paraId="011D92C8" w14:textId="77777777" w:rsidR="00222CF3" w:rsidRDefault="00222CF3" w:rsidP="00222CF3">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#1)</w:t>
      </w:r>
      <w:r>
        <w:rPr>
          <w:rFonts w:ascii="Arial" w:hAnsi="Arial" w:cs="Arial"/>
          <w:color w:val="3A3A3A"/>
          <w:sz w:val="23"/>
          <w:szCs w:val="23"/>
        </w:rPr>
        <w:t xml:space="preserve"> One input data class with all valid inputs. Pick a single value from range 1 to 1000 as a valid test case. If you select other values between 1 and 1000 the result is going to be the same. </w:t>
      </w:r>
      <w:proofErr w:type="gramStart"/>
      <w:r>
        <w:rPr>
          <w:rFonts w:ascii="Arial" w:hAnsi="Arial" w:cs="Arial"/>
          <w:color w:val="3A3A3A"/>
          <w:sz w:val="23"/>
          <w:szCs w:val="23"/>
        </w:rPr>
        <w:t>So</w:t>
      </w:r>
      <w:proofErr w:type="gramEnd"/>
      <w:r>
        <w:rPr>
          <w:rFonts w:ascii="Arial" w:hAnsi="Arial" w:cs="Arial"/>
          <w:color w:val="3A3A3A"/>
          <w:sz w:val="23"/>
          <w:szCs w:val="23"/>
        </w:rPr>
        <w:t xml:space="preserve"> one test case for valid input data should be sufficient.</w:t>
      </w:r>
    </w:p>
    <w:p w14:paraId="6694A19A" w14:textId="77777777" w:rsidR="00222CF3" w:rsidRDefault="00222CF3" w:rsidP="00222CF3">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#2)</w:t>
      </w:r>
      <w:r>
        <w:rPr>
          <w:rFonts w:ascii="Arial" w:hAnsi="Arial" w:cs="Arial"/>
          <w:color w:val="3A3A3A"/>
          <w:sz w:val="23"/>
          <w:szCs w:val="23"/>
        </w:rPr>
        <w:t> Input data class with all values below the lower limit. I.e. any value below 1, as an invalid input data test case.</w:t>
      </w:r>
    </w:p>
    <w:p w14:paraId="6F086B75" w14:textId="77777777" w:rsidR="00222CF3" w:rsidRDefault="00222CF3" w:rsidP="00222CF3">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#3)</w:t>
      </w:r>
      <w:r>
        <w:rPr>
          <w:rFonts w:ascii="Arial" w:hAnsi="Arial" w:cs="Arial"/>
          <w:color w:val="3A3A3A"/>
          <w:sz w:val="23"/>
          <w:szCs w:val="23"/>
        </w:rPr>
        <w:t> Input data with any value greater than 1000 to represent the third invalid input class.</w:t>
      </w:r>
    </w:p>
    <w:p w14:paraId="1CBCDE3E" w14:textId="77777777" w:rsidR="00222CF3" w:rsidRDefault="00222CF3" w:rsidP="00222CF3">
      <w:pPr>
        <w:pStyle w:val="NormalWeb"/>
        <w:shd w:val="clear" w:color="auto" w:fill="FFFFFF"/>
        <w:spacing w:before="0" w:beforeAutospacing="0" w:after="336" w:afterAutospacing="0"/>
        <w:rPr>
          <w:rFonts w:ascii="Arial" w:hAnsi="Arial" w:cs="Arial"/>
          <w:color w:val="3A3A3A"/>
          <w:sz w:val="23"/>
          <w:szCs w:val="23"/>
        </w:rPr>
      </w:pPr>
    </w:p>
    <w:p w14:paraId="310F5CFE" w14:textId="6768060C" w:rsidR="00222CF3" w:rsidRDefault="00222CF3" w:rsidP="00222CF3">
      <w:pPr>
        <w:pStyle w:val="NormalWeb"/>
        <w:shd w:val="clear" w:color="auto" w:fill="FFFFFF"/>
        <w:spacing w:before="0" w:beforeAutospacing="0" w:after="336" w:afterAutospacing="0"/>
        <w:rPr>
          <w:rFonts w:ascii="Arial" w:hAnsi="Arial" w:cs="Arial"/>
          <w:color w:val="3A3A3A"/>
          <w:sz w:val="23"/>
          <w:szCs w:val="23"/>
        </w:rPr>
      </w:pPr>
      <w:proofErr w:type="gramStart"/>
      <w:r>
        <w:rPr>
          <w:rFonts w:ascii="Arial" w:hAnsi="Arial" w:cs="Arial"/>
          <w:color w:val="3A3A3A"/>
          <w:sz w:val="23"/>
          <w:szCs w:val="23"/>
        </w:rPr>
        <w:t>So</w:t>
      </w:r>
      <w:proofErr w:type="gramEnd"/>
      <w:r>
        <w:rPr>
          <w:rFonts w:ascii="Arial" w:hAnsi="Arial" w:cs="Arial"/>
          <w:color w:val="3A3A3A"/>
          <w:sz w:val="23"/>
          <w:szCs w:val="23"/>
        </w:rPr>
        <w:t xml:space="preserve"> using Equivalence Partitioning you have categorized all possible test cases into three classes. Test cases with other values from any class should give you the same result.</w:t>
      </w:r>
    </w:p>
    <w:p w14:paraId="356F4EEC" w14:textId="77777777" w:rsidR="00222CF3" w:rsidRDefault="00222CF3" w:rsidP="00222CF3">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We have selected one representative from every input class to design our test cases. Test case values are selected in such a way that largest number of attributes of equivalence class can be exercised.</w:t>
      </w:r>
    </w:p>
    <w:p w14:paraId="0A3374A0" w14:textId="77777777" w:rsidR="00222CF3" w:rsidRDefault="00222CF3" w:rsidP="00222CF3">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Equivalence Partitioning uses fewest test cases to cover maximum requirements.</w:t>
      </w:r>
    </w:p>
    <w:p w14:paraId="730DDD23" w14:textId="77777777" w:rsidR="00222CF3" w:rsidRDefault="00222CF3" w:rsidP="00222CF3">
      <w:pPr>
        <w:pStyle w:val="Heading3"/>
        <w:shd w:val="clear" w:color="auto" w:fill="FFFFFF"/>
        <w:spacing w:before="0" w:after="300" w:line="288" w:lineRule="atLeast"/>
        <w:rPr>
          <w:rFonts w:ascii="Arial" w:hAnsi="Arial" w:cs="Arial"/>
          <w:color w:val="3A3A3A"/>
          <w:sz w:val="33"/>
          <w:szCs w:val="33"/>
        </w:rPr>
      </w:pPr>
      <w:r>
        <w:rPr>
          <w:rFonts w:ascii="Arial" w:hAnsi="Arial" w:cs="Arial"/>
          <w:b/>
          <w:bCs/>
          <w:color w:val="3A3A3A"/>
          <w:sz w:val="33"/>
          <w:szCs w:val="33"/>
        </w:rPr>
        <w:t>Boundary Value Analysis</w:t>
      </w:r>
    </w:p>
    <w:p w14:paraId="75E97EB3" w14:textId="77777777" w:rsidR="00222CF3" w:rsidRDefault="00222CF3" w:rsidP="00222CF3">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It's widely recognized that input values at the extreme ends of the input domain cause more errors in the system. More application </w:t>
      </w:r>
      <w:r>
        <w:rPr>
          <w:rStyle w:val="Strong"/>
          <w:rFonts w:ascii="Arial" w:hAnsi="Arial" w:cs="Arial"/>
          <w:color w:val="3A3A3A"/>
          <w:sz w:val="23"/>
          <w:szCs w:val="23"/>
          <w:bdr w:val="none" w:sz="0" w:space="0" w:color="auto" w:frame="1"/>
        </w:rPr>
        <w:t>errors occur at the boundaries</w:t>
      </w:r>
      <w:r>
        <w:rPr>
          <w:rFonts w:ascii="Arial" w:hAnsi="Arial" w:cs="Arial"/>
          <w:color w:val="3A3A3A"/>
          <w:sz w:val="23"/>
          <w:szCs w:val="23"/>
        </w:rPr>
        <w:t xml:space="preserve"> of the input domain. </w:t>
      </w:r>
      <w:r>
        <w:rPr>
          <w:rFonts w:ascii="Arial" w:hAnsi="Arial" w:cs="Arial"/>
          <w:color w:val="3A3A3A"/>
          <w:sz w:val="23"/>
          <w:szCs w:val="23"/>
        </w:rPr>
        <w:lastRenderedPageBreak/>
        <w:t>‘Boundary Value Analysis' Testing technique is used to identify errors at boundaries rather than finding those that exist in the center of the input domain.</w:t>
      </w:r>
    </w:p>
    <w:p w14:paraId="19AE83F4" w14:textId="77777777" w:rsidR="00222CF3" w:rsidRDefault="00222CF3" w:rsidP="00222CF3">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Boundary Value Analysis is the next part of Equivalence Partitioning for designing test cases where test cases are selected at the edges of the equivalence classes.</w:t>
      </w:r>
    </w:p>
    <w:p w14:paraId="5708E2E8" w14:textId="77777777" w:rsidR="00222CF3" w:rsidRDefault="00222CF3" w:rsidP="00222CF3">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Test cases for input box accepting numbers between 1 and 1000 using Boundary value analysis:</w:t>
      </w:r>
    </w:p>
    <w:p w14:paraId="0AF5D220" w14:textId="77777777" w:rsidR="00222CF3" w:rsidRDefault="00222CF3" w:rsidP="00222CF3">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#1)</w:t>
      </w:r>
      <w:r>
        <w:rPr>
          <w:rFonts w:ascii="Arial" w:hAnsi="Arial" w:cs="Arial"/>
          <w:color w:val="3A3A3A"/>
          <w:sz w:val="23"/>
          <w:szCs w:val="23"/>
        </w:rPr>
        <w:t> Test cases with test data exactly as the input boundaries of input domain i.e. values 1 and 1000 in our case.</w:t>
      </w:r>
    </w:p>
    <w:p w14:paraId="138AC20F" w14:textId="77777777" w:rsidR="00222CF3" w:rsidRDefault="00222CF3" w:rsidP="00222CF3">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#2)</w:t>
      </w:r>
      <w:r>
        <w:rPr>
          <w:rFonts w:ascii="Arial" w:hAnsi="Arial" w:cs="Arial"/>
          <w:color w:val="3A3A3A"/>
          <w:sz w:val="23"/>
          <w:szCs w:val="23"/>
        </w:rPr>
        <w:t> Test data with values just below the extreme edges of input domains i.e. values 0 and 999.</w:t>
      </w:r>
    </w:p>
    <w:p w14:paraId="4D438846" w14:textId="77777777" w:rsidR="00222CF3" w:rsidRDefault="00222CF3" w:rsidP="00222CF3">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#3)</w:t>
      </w:r>
      <w:r>
        <w:rPr>
          <w:rFonts w:ascii="Arial" w:hAnsi="Arial" w:cs="Arial"/>
          <w:color w:val="3A3A3A"/>
          <w:sz w:val="23"/>
          <w:szCs w:val="23"/>
        </w:rPr>
        <w:t> Test data with values just above the extreme edges of the input domain i.e. values 2 and 1001.</w:t>
      </w:r>
    </w:p>
    <w:p w14:paraId="32CFC291" w14:textId="77777777" w:rsidR="00222CF3" w:rsidRDefault="00222CF3" w:rsidP="00222CF3">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Boundary Value Analysis is often called as a part of the Stress and Negative Testing.</w:t>
      </w:r>
    </w:p>
    <w:p w14:paraId="1B54DEA0" w14:textId="3CF4EADB" w:rsidR="00222CF3" w:rsidRDefault="009F6FED" w:rsidP="00A54D43">
      <w:pPr>
        <w:pStyle w:val="ListParagraph"/>
        <w:numPr>
          <w:ilvl w:val="0"/>
          <w:numId w:val="1"/>
        </w:numPr>
      </w:pPr>
      <w:r>
        <w:t>What is acceptance testing?</w:t>
      </w:r>
    </w:p>
    <w:p w14:paraId="1AE29D11" w14:textId="459C31F8" w:rsidR="009F6FED" w:rsidRPr="00222CF3" w:rsidRDefault="009F6FED" w:rsidP="009F6FED">
      <w:r w:rsidRPr="009F6FED">
        <w:rPr>
          <w:rStyle w:val="Strong"/>
          <w:rFonts w:ascii="Segoe UI" w:hAnsi="Segoe UI" w:cs="Segoe UI"/>
          <w:color w:val="404248"/>
          <w:shd w:val="clear" w:color="auto" w:fill="FFFFFF"/>
        </w:rPr>
        <w:t>acceptance testing: </w:t>
      </w:r>
      <w:r w:rsidRPr="009F6FED">
        <w:rPr>
          <w:rFonts w:ascii="Segoe UI" w:hAnsi="Segoe UI" w:cs="Segoe UI"/>
          <w:color w:val="404248"/>
          <w:shd w:val="clear" w:color="auto" w:fill="FFFFFF"/>
        </w:rPr>
        <w:t xml:space="preserve">Formal testing with respect to user needs, requirements, and business processes conducted to determine </w:t>
      </w:r>
      <w:proofErr w:type="gramStart"/>
      <w:r w:rsidRPr="009F6FED">
        <w:rPr>
          <w:rFonts w:ascii="Segoe UI" w:hAnsi="Segoe UI" w:cs="Segoe UI"/>
          <w:color w:val="404248"/>
          <w:shd w:val="clear" w:color="auto" w:fill="FFFFFF"/>
        </w:rPr>
        <w:t>whether or not</w:t>
      </w:r>
      <w:proofErr w:type="gramEnd"/>
      <w:r w:rsidRPr="009F6FED">
        <w:rPr>
          <w:rFonts w:ascii="Segoe UI" w:hAnsi="Segoe UI" w:cs="Segoe UI"/>
          <w:color w:val="404248"/>
          <w:shd w:val="clear" w:color="auto" w:fill="FFFFFF"/>
        </w:rPr>
        <w:t xml:space="preserve"> a system satisfies the acceptance criteria and to enable the user, customers or other authorized entity to determine whether or not to accept the system.</w:t>
      </w:r>
    </w:p>
    <w:p w14:paraId="24CA6B93" w14:textId="5FB2D591" w:rsidR="00222CF3" w:rsidRDefault="009F6FED" w:rsidP="00A54D43">
      <w:pPr>
        <w:pStyle w:val="ListParagraph"/>
        <w:numPr>
          <w:ilvl w:val="0"/>
          <w:numId w:val="1"/>
        </w:numPr>
        <w:shd w:val="clear" w:color="auto" w:fill="FFFFFF"/>
        <w:spacing w:after="0" w:line="240" w:lineRule="auto"/>
        <w:rPr>
          <w:rFonts w:ascii="Segoe UI" w:eastAsia="Times New Roman" w:hAnsi="Segoe UI" w:cs="Segoe UI"/>
          <w:color w:val="282829"/>
          <w:sz w:val="26"/>
          <w:szCs w:val="26"/>
        </w:rPr>
      </w:pPr>
      <w:r>
        <w:rPr>
          <w:rFonts w:ascii="Segoe UI" w:eastAsia="Times New Roman" w:hAnsi="Segoe UI" w:cs="Segoe UI"/>
          <w:color w:val="282829"/>
          <w:sz w:val="26"/>
          <w:szCs w:val="26"/>
        </w:rPr>
        <w:t xml:space="preserve"> What is positive and negative testing?</w:t>
      </w:r>
    </w:p>
    <w:p w14:paraId="6AB812BC" w14:textId="50C17559" w:rsidR="009F6FED" w:rsidRDefault="009F6FED" w:rsidP="009F6FED">
      <w:pPr>
        <w:shd w:val="clear" w:color="auto" w:fill="FFFFFF"/>
        <w:spacing w:after="0" w:line="240" w:lineRule="auto"/>
        <w:rPr>
          <w:rFonts w:ascii="Segoe UI" w:eastAsia="Times New Roman" w:hAnsi="Segoe UI" w:cs="Segoe UI"/>
          <w:color w:val="282829"/>
          <w:sz w:val="26"/>
          <w:szCs w:val="26"/>
        </w:rPr>
      </w:pPr>
      <w:r>
        <w:rPr>
          <w:noProof/>
        </w:rPr>
        <w:drawing>
          <wp:inline distT="0" distB="0" distL="0" distR="0" wp14:anchorId="3D84BCF4" wp14:editId="47DEFDF5">
            <wp:extent cx="5943600" cy="3969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69385"/>
                    </a:xfrm>
                    <a:prstGeom prst="rect">
                      <a:avLst/>
                    </a:prstGeom>
                  </pic:spPr>
                </pic:pic>
              </a:graphicData>
            </a:graphic>
          </wp:inline>
        </w:drawing>
      </w:r>
    </w:p>
    <w:p w14:paraId="28BFC3E8" w14:textId="77777777" w:rsidR="009F6FED" w:rsidRPr="009F6FED" w:rsidRDefault="009F6FED" w:rsidP="009F6FED">
      <w:pPr>
        <w:shd w:val="clear" w:color="auto" w:fill="FFFFFF"/>
        <w:spacing w:after="0" w:line="240" w:lineRule="auto"/>
        <w:rPr>
          <w:rFonts w:ascii="Segoe UI" w:eastAsia="Times New Roman" w:hAnsi="Segoe UI" w:cs="Segoe UI"/>
          <w:color w:val="282829"/>
          <w:sz w:val="26"/>
          <w:szCs w:val="26"/>
        </w:rPr>
      </w:pPr>
    </w:p>
    <w:p w14:paraId="2AAACFB3" w14:textId="77777777" w:rsidR="00222CF3" w:rsidRPr="00222CF3" w:rsidRDefault="00222CF3" w:rsidP="00222CF3">
      <w:pPr>
        <w:shd w:val="clear" w:color="auto" w:fill="FFFFFF"/>
        <w:spacing w:after="0" w:line="240" w:lineRule="auto"/>
        <w:rPr>
          <w:rFonts w:ascii="Segoe UI" w:eastAsia="Times New Roman" w:hAnsi="Segoe UI" w:cs="Segoe UI"/>
          <w:color w:val="282829"/>
          <w:sz w:val="26"/>
          <w:szCs w:val="26"/>
        </w:rPr>
      </w:pPr>
    </w:p>
    <w:p w14:paraId="115A4914" w14:textId="77777777" w:rsidR="009F6FED" w:rsidRDefault="009F6FED" w:rsidP="00A54D43">
      <w:pPr>
        <w:pStyle w:val="Heading2"/>
        <w:numPr>
          <w:ilvl w:val="0"/>
          <w:numId w:val="1"/>
        </w:numPr>
        <w:shd w:val="clear" w:color="auto" w:fill="FFFFFF"/>
        <w:spacing w:before="0" w:beforeAutospacing="0" w:after="0" w:afterAutospacing="0" w:line="312" w:lineRule="atLeast"/>
        <w:rPr>
          <w:rFonts w:ascii="Arial" w:hAnsi="Arial" w:cs="Arial"/>
          <w:color w:val="3A3A3A"/>
          <w:sz w:val="22"/>
          <w:szCs w:val="22"/>
        </w:rPr>
      </w:pPr>
      <w:r>
        <w:rPr>
          <w:rFonts w:ascii="Arial" w:hAnsi="Arial" w:cs="Arial"/>
          <w:color w:val="3A3A3A"/>
          <w:sz w:val="22"/>
          <w:szCs w:val="22"/>
        </w:rPr>
        <w:t xml:space="preserve">What is test strategy and test </w:t>
      </w:r>
      <w:proofErr w:type="spellStart"/>
      <w:r>
        <w:rPr>
          <w:rFonts w:ascii="Arial" w:hAnsi="Arial" w:cs="Arial"/>
          <w:color w:val="3A3A3A"/>
          <w:sz w:val="22"/>
          <w:szCs w:val="22"/>
        </w:rPr>
        <w:t>plan?</w:t>
      </w:r>
      <w:proofErr w:type="spellEnd"/>
    </w:p>
    <w:p w14:paraId="0214568C" w14:textId="0ADB1250" w:rsidR="009F6FED" w:rsidRPr="009F6FED" w:rsidRDefault="009F6FED" w:rsidP="009F6FED">
      <w:pPr>
        <w:pStyle w:val="Heading2"/>
        <w:shd w:val="clear" w:color="auto" w:fill="FFFFFF"/>
        <w:spacing w:before="0" w:beforeAutospacing="0" w:after="0" w:afterAutospacing="0" w:line="312" w:lineRule="atLeast"/>
        <w:rPr>
          <w:rFonts w:ascii="Arial" w:hAnsi="Arial" w:cs="Arial"/>
          <w:b w:val="0"/>
          <w:bCs w:val="0"/>
          <w:color w:val="3A3A3A"/>
          <w:sz w:val="22"/>
          <w:szCs w:val="22"/>
        </w:rPr>
      </w:pPr>
      <w:r w:rsidRPr="009F6FED">
        <w:rPr>
          <w:rFonts w:ascii="Arial" w:hAnsi="Arial" w:cs="Arial"/>
          <w:b w:val="0"/>
          <w:bCs w:val="0"/>
          <w:color w:val="0A0A23"/>
          <w:sz w:val="22"/>
          <w:szCs w:val="22"/>
        </w:rPr>
        <w:t xml:space="preserve">A Test Strategy document is a </w:t>
      </w:r>
      <w:proofErr w:type="gramStart"/>
      <w:r w:rsidRPr="009F6FED">
        <w:rPr>
          <w:rFonts w:ascii="Arial" w:hAnsi="Arial" w:cs="Arial"/>
          <w:b w:val="0"/>
          <w:bCs w:val="0"/>
          <w:color w:val="0A0A23"/>
          <w:sz w:val="22"/>
          <w:szCs w:val="22"/>
        </w:rPr>
        <w:t>high level</w:t>
      </w:r>
      <w:proofErr w:type="gramEnd"/>
      <w:r w:rsidRPr="009F6FED">
        <w:rPr>
          <w:rFonts w:ascii="Arial" w:hAnsi="Arial" w:cs="Arial"/>
          <w:b w:val="0"/>
          <w:bCs w:val="0"/>
          <w:color w:val="0A0A23"/>
          <w:sz w:val="22"/>
          <w:szCs w:val="22"/>
        </w:rPr>
        <w:t xml:space="preserve"> document and normally developed by project manager. This document defines “Software Testing Approach” to achieve testing objectives.</w:t>
      </w:r>
    </w:p>
    <w:p w14:paraId="6148D8DA" w14:textId="77777777" w:rsidR="009F6FED" w:rsidRPr="009F6FED" w:rsidRDefault="009F6FED" w:rsidP="009F6FED">
      <w:pPr>
        <w:shd w:val="clear" w:color="auto" w:fill="FFFFFF"/>
        <w:spacing w:after="360" w:line="240" w:lineRule="auto"/>
        <w:textAlignment w:val="baseline"/>
        <w:rPr>
          <w:rFonts w:ascii="Arial" w:eastAsia="Times New Roman" w:hAnsi="Arial" w:cs="Arial"/>
          <w:color w:val="0A0A23"/>
        </w:rPr>
      </w:pPr>
      <w:r w:rsidRPr="009F6FED">
        <w:rPr>
          <w:rFonts w:ascii="Arial" w:eastAsia="Times New Roman" w:hAnsi="Arial" w:cs="Arial"/>
          <w:color w:val="0A0A23"/>
        </w:rPr>
        <w:t>The Test Strategy is normally derived from the Business Requirement Specification document.</w:t>
      </w:r>
    </w:p>
    <w:p w14:paraId="42B4128B" w14:textId="46972504" w:rsidR="009F6FED" w:rsidRDefault="009F6FED" w:rsidP="009F6FED">
      <w:pPr>
        <w:shd w:val="clear" w:color="auto" w:fill="FFFFFF"/>
        <w:spacing w:after="360" w:line="240" w:lineRule="auto"/>
        <w:textAlignment w:val="baseline"/>
        <w:rPr>
          <w:rFonts w:ascii="Arial" w:eastAsia="Times New Roman" w:hAnsi="Arial" w:cs="Arial"/>
          <w:color w:val="0A0A23"/>
        </w:rPr>
      </w:pPr>
      <w:r w:rsidRPr="009F6FED">
        <w:rPr>
          <w:rFonts w:ascii="Arial" w:eastAsia="Times New Roman" w:hAnsi="Arial" w:cs="Arial"/>
          <w:color w:val="0A0A23"/>
        </w:rPr>
        <w:t>The Test Strategy document is a static document meaning that it is not updated too often. </w:t>
      </w:r>
    </w:p>
    <w:p w14:paraId="492F58E4" w14:textId="77777777" w:rsidR="009F6FED" w:rsidRPr="009F6FED" w:rsidRDefault="009F6FED" w:rsidP="009F6FED">
      <w:pPr>
        <w:pStyle w:val="Heading3"/>
        <w:shd w:val="clear" w:color="auto" w:fill="FFFFFF"/>
        <w:spacing w:before="360" w:after="72"/>
        <w:textAlignment w:val="baseline"/>
        <w:rPr>
          <w:rFonts w:ascii="Arial" w:hAnsi="Arial" w:cs="Arial"/>
          <w:color w:val="0A0A23"/>
          <w:sz w:val="22"/>
          <w:szCs w:val="22"/>
        </w:rPr>
      </w:pPr>
      <w:r w:rsidRPr="009F6FED">
        <w:rPr>
          <w:rFonts w:ascii="Arial" w:hAnsi="Arial" w:cs="Arial"/>
          <w:color w:val="0A0A23"/>
          <w:sz w:val="22"/>
          <w:szCs w:val="22"/>
        </w:rPr>
        <w:t>Components of the Test Strategy document</w:t>
      </w:r>
    </w:p>
    <w:p w14:paraId="38720104" w14:textId="77777777" w:rsidR="009F6FED" w:rsidRPr="009F6FED" w:rsidRDefault="009F6FED" w:rsidP="00A54D43">
      <w:pPr>
        <w:numPr>
          <w:ilvl w:val="0"/>
          <w:numId w:val="20"/>
        </w:numPr>
        <w:shd w:val="clear" w:color="auto" w:fill="FFFFFF"/>
        <w:spacing w:before="120" w:after="120" w:line="384" w:lineRule="atLeast"/>
        <w:ind w:left="0"/>
        <w:textAlignment w:val="baseline"/>
        <w:rPr>
          <w:rFonts w:ascii="inherit" w:hAnsi="inherit" w:cs="Arial"/>
          <w:color w:val="0A0A23"/>
        </w:rPr>
      </w:pPr>
      <w:r w:rsidRPr="009F6FED">
        <w:rPr>
          <w:rFonts w:ascii="inherit" w:hAnsi="inherit" w:cs="Arial"/>
          <w:color w:val="0A0A23"/>
        </w:rPr>
        <w:t>Scope and Objectives</w:t>
      </w:r>
    </w:p>
    <w:p w14:paraId="089DB64C" w14:textId="77777777" w:rsidR="009F6FED" w:rsidRPr="009F6FED" w:rsidRDefault="009F6FED" w:rsidP="00A54D43">
      <w:pPr>
        <w:numPr>
          <w:ilvl w:val="0"/>
          <w:numId w:val="20"/>
        </w:numPr>
        <w:shd w:val="clear" w:color="auto" w:fill="FFFFFF"/>
        <w:spacing w:before="120" w:after="120" w:line="384" w:lineRule="atLeast"/>
        <w:ind w:left="0"/>
        <w:textAlignment w:val="baseline"/>
        <w:rPr>
          <w:rFonts w:ascii="inherit" w:hAnsi="inherit" w:cs="Arial"/>
          <w:color w:val="0A0A23"/>
        </w:rPr>
      </w:pPr>
      <w:r w:rsidRPr="009F6FED">
        <w:rPr>
          <w:rFonts w:ascii="inherit" w:hAnsi="inherit" w:cs="Arial"/>
          <w:color w:val="0A0A23"/>
        </w:rPr>
        <w:t>Business issues</w:t>
      </w:r>
    </w:p>
    <w:p w14:paraId="25672BCC" w14:textId="77777777" w:rsidR="009F6FED" w:rsidRPr="009F6FED" w:rsidRDefault="009F6FED" w:rsidP="00A54D43">
      <w:pPr>
        <w:numPr>
          <w:ilvl w:val="0"/>
          <w:numId w:val="20"/>
        </w:numPr>
        <w:shd w:val="clear" w:color="auto" w:fill="FFFFFF"/>
        <w:spacing w:before="120" w:after="120" w:line="384" w:lineRule="atLeast"/>
        <w:ind w:left="0"/>
        <w:textAlignment w:val="baseline"/>
        <w:rPr>
          <w:rFonts w:ascii="inherit" w:hAnsi="inherit" w:cs="Arial"/>
          <w:color w:val="0A0A23"/>
        </w:rPr>
      </w:pPr>
      <w:r w:rsidRPr="009F6FED">
        <w:rPr>
          <w:rFonts w:ascii="inherit" w:hAnsi="inherit" w:cs="Arial"/>
          <w:color w:val="0A0A23"/>
        </w:rPr>
        <w:t>Roles and responsibilities</w:t>
      </w:r>
    </w:p>
    <w:p w14:paraId="0207EEB4" w14:textId="77777777" w:rsidR="009F6FED" w:rsidRPr="009F6FED" w:rsidRDefault="009F6FED" w:rsidP="00A54D43">
      <w:pPr>
        <w:numPr>
          <w:ilvl w:val="0"/>
          <w:numId w:val="20"/>
        </w:numPr>
        <w:shd w:val="clear" w:color="auto" w:fill="FFFFFF"/>
        <w:spacing w:before="120" w:after="120" w:line="384" w:lineRule="atLeast"/>
        <w:ind w:left="0"/>
        <w:textAlignment w:val="baseline"/>
        <w:rPr>
          <w:rFonts w:ascii="inherit" w:hAnsi="inherit" w:cs="Arial"/>
          <w:color w:val="0A0A23"/>
        </w:rPr>
      </w:pPr>
      <w:r w:rsidRPr="009F6FED">
        <w:rPr>
          <w:rFonts w:ascii="inherit" w:hAnsi="inherit" w:cs="Arial"/>
          <w:color w:val="0A0A23"/>
        </w:rPr>
        <w:t>Communication and status reporting</w:t>
      </w:r>
    </w:p>
    <w:p w14:paraId="055D2EB5" w14:textId="77777777" w:rsidR="009F6FED" w:rsidRPr="009F6FED" w:rsidRDefault="009F6FED" w:rsidP="00A54D43">
      <w:pPr>
        <w:numPr>
          <w:ilvl w:val="0"/>
          <w:numId w:val="20"/>
        </w:numPr>
        <w:shd w:val="clear" w:color="auto" w:fill="FFFFFF"/>
        <w:spacing w:before="120" w:after="120" w:line="384" w:lineRule="atLeast"/>
        <w:ind w:left="0"/>
        <w:textAlignment w:val="baseline"/>
        <w:rPr>
          <w:rFonts w:ascii="inherit" w:hAnsi="inherit" w:cs="Arial"/>
          <w:color w:val="0A0A23"/>
        </w:rPr>
      </w:pPr>
      <w:r w:rsidRPr="009F6FED">
        <w:rPr>
          <w:rFonts w:ascii="inherit" w:hAnsi="inherit" w:cs="Arial"/>
          <w:color w:val="0A0A23"/>
        </w:rPr>
        <w:t>Test deliverables</w:t>
      </w:r>
    </w:p>
    <w:p w14:paraId="62D59BE3" w14:textId="77777777" w:rsidR="009F6FED" w:rsidRPr="009F6FED" w:rsidRDefault="009F6FED" w:rsidP="00A54D43">
      <w:pPr>
        <w:numPr>
          <w:ilvl w:val="0"/>
          <w:numId w:val="20"/>
        </w:numPr>
        <w:shd w:val="clear" w:color="auto" w:fill="FFFFFF"/>
        <w:spacing w:before="120" w:after="120" w:line="384" w:lineRule="atLeast"/>
        <w:ind w:left="0"/>
        <w:textAlignment w:val="baseline"/>
        <w:rPr>
          <w:rFonts w:ascii="inherit" w:hAnsi="inherit" w:cs="Arial"/>
          <w:color w:val="0A0A23"/>
        </w:rPr>
      </w:pPr>
      <w:r w:rsidRPr="009F6FED">
        <w:rPr>
          <w:rFonts w:ascii="inherit" w:hAnsi="inherit" w:cs="Arial"/>
          <w:color w:val="0A0A23"/>
        </w:rPr>
        <w:t>Industry standards to follow</w:t>
      </w:r>
    </w:p>
    <w:p w14:paraId="37CA44E6" w14:textId="77777777" w:rsidR="009F6FED" w:rsidRPr="009F6FED" w:rsidRDefault="009F6FED" w:rsidP="00A54D43">
      <w:pPr>
        <w:numPr>
          <w:ilvl w:val="0"/>
          <w:numId w:val="20"/>
        </w:numPr>
        <w:shd w:val="clear" w:color="auto" w:fill="FFFFFF"/>
        <w:spacing w:before="120" w:after="120" w:line="384" w:lineRule="atLeast"/>
        <w:ind w:left="0"/>
        <w:textAlignment w:val="baseline"/>
        <w:rPr>
          <w:rFonts w:ascii="inherit" w:hAnsi="inherit" w:cs="Arial"/>
          <w:color w:val="0A0A23"/>
        </w:rPr>
      </w:pPr>
      <w:r w:rsidRPr="009F6FED">
        <w:rPr>
          <w:rFonts w:ascii="inherit" w:hAnsi="inherit" w:cs="Arial"/>
          <w:color w:val="0A0A23"/>
        </w:rPr>
        <w:t>Test automation and tools</w:t>
      </w:r>
    </w:p>
    <w:p w14:paraId="65C1F642" w14:textId="77777777" w:rsidR="009F6FED" w:rsidRPr="009F6FED" w:rsidRDefault="009F6FED" w:rsidP="00A54D43">
      <w:pPr>
        <w:numPr>
          <w:ilvl w:val="0"/>
          <w:numId w:val="20"/>
        </w:numPr>
        <w:shd w:val="clear" w:color="auto" w:fill="FFFFFF"/>
        <w:spacing w:before="120" w:after="120" w:line="384" w:lineRule="atLeast"/>
        <w:ind w:left="0"/>
        <w:textAlignment w:val="baseline"/>
        <w:rPr>
          <w:rFonts w:ascii="inherit" w:hAnsi="inherit" w:cs="Arial"/>
          <w:color w:val="0A0A23"/>
        </w:rPr>
      </w:pPr>
      <w:r w:rsidRPr="009F6FED">
        <w:rPr>
          <w:rFonts w:ascii="inherit" w:hAnsi="inherit" w:cs="Arial"/>
          <w:color w:val="0A0A23"/>
        </w:rPr>
        <w:t>Testing measurements and metrices</w:t>
      </w:r>
    </w:p>
    <w:p w14:paraId="5D111F7C" w14:textId="77777777" w:rsidR="009F6FED" w:rsidRPr="009F6FED" w:rsidRDefault="009F6FED" w:rsidP="00A54D43">
      <w:pPr>
        <w:numPr>
          <w:ilvl w:val="0"/>
          <w:numId w:val="20"/>
        </w:numPr>
        <w:shd w:val="clear" w:color="auto" w:fill="FFFFFF"/>
        <w:spacing w:before="120" w:after="120" w:line="384" w:lineRule="atLeast"/>
        <w:ind w:left="0"/>
        <w:textAlignment w:val="baseline"/>
        <w:rPr>
          <w:rFonts w:ascii="inherit" w:hAnsi="inherit" w:cs="Arial"/>
          <w:color w:val="0A0A23"/>
        </w:rPr>
      </w:pPr>
      <w:r w:rsidRPr="009F6FED">
        <w:rPr>
          <w:rFonts w:ascii="inherit" w:hAnsi="inherit" w:cs="Arial"/>
          <w:color w:val="0A0A23"/>
        </w:rPr>
        <w:t>Risks and mitigation</w:t>
      </w:r>
    </w:p>
    <w:p w14:paraId="74F1CC42" w14:textId="77777777" w:rsidR="009F6FED" w:rsidRPr="009F6FED" w:rsidRDefault="009F6FED" w:rsidP="00A54D43">
      <w:pPr>
        <w:numPr>
          <w:ilvl w:val="0"/>
          <w:numId w:val="20"/>
        </w:numPr>
        <w:shd w:val="clear" w:color="auto" w:fill="FFFFFF"/>
        <w:spacing w:before="120" w:after="120" w:line="384" w:lineRule="atLeast"/>
        <w:ind w:left="0"/>
        <w:textAlignment w:val="baseline"/>
        <w:rPr>
          <w:rFonts w:ascii="inherit" w:hAnsi="inherit" w:cs="Arial"/>
          <w:color w:val="0A0A23"/>
        </w:rPr>
      </w:pPr>
      <w:r w:rsidRPr="009F6FED">
        <w:rPr>
          <w:rFonts w:ascii="inherit" w:hAnsi="inherit" w:cs="Arial"/>
          <w:color w:val="0A0A23"/>
        </w:rPr>
        <w:t>Defect reporting and tracking</w:t>
      </w:r>
    </w:p>
    <w:p w14:paraId="7B35F59C" w14:textId="77777777" w:rsidR="009F6FED" w:rsidRPr="009F6FED" w:rsidRDefault="009F6FED" w:rsidP="00A54D43">
      <w:pPr>
        <w:numPr>
          <w:ilvl w:val="0"/>
          <w:numId w:val="20"/>
        </w:numPr>
        <w:shd w:val="clear" w:color="auto" w:fill="FFFFFF"/>
        <w:spacing w:before="120" w:after="120" w:line="384" w:lineRule="atLeast"/>
        <w:ind w:left="0"/>
        <w:textAlignment w:val="baseline"/>
        <w:rPr>
          <w:rFonts w:ascii="inherit" w:hAnsi="inherit" w:cs="Arial"/>
          <w:color w:val="0A0A23"/>
        </w:rPr>
      </w:pPr>
      <w:r w:rsidRPr="009F6FED">
        <w:rPr>
          <w:rFonts w:ascii="inherit" w:hAnsi="inherit" w:cs="Arial"/>
          <w:color w:val="0A0A23"/>
        </w:rPr>
        <w:t>Change and configuration management</w:t>
      </w:r>
    </w:p>
    <w:p w14:paraId="601C68C4" w14:textId="77777777" w:rsidR="009F6FED" w:rsidRPr="009F6FED" w:rsidRDefault="009F6FED" w:rsidP="00A54D43">
      <w:pPr>
        <w:numPr>
          <w:ilvl w:val="0"/>
          <w:numId w:val="20"/>
        </w:numPr>
        <w:shd w:val="clear" w:color="auto" w:fill="FFFFFF"/>
        <w:spacing w:before="120" w:after="120" w:line="384" w:lineRule="atLeast"/>
        <w:ind w:left="0"/>
        <w:textAlignment w:val="baseline"/>
        <w:rPr>
          <w:rFonts w:ascii="inherit" w:hAnsi="inherit" w:cs="Arial"/>
          <w:color w:val="0A0A23"/>
        </w:rPr>
      </w:pPr>
      <w:r w:rsidRPr="009F6FED">
        <w:rPr>
          <w:rFonts w:ascii="inherit" w:hAnsi="inherit" w:cs="Arial"/>
          <w:color w:val="0A0A23"/>
        </w:rPr>
        <w:t>Training plan</w:t>
      </w:r>
    </w:p>
    <w:p w14:paraId="3CEC1439" w14:textId="77777777" w:rsidR="009F6FED" w:rsidRPr="009F6FED" w:rsidRDefault="009F6FED" w:rsidP="009F6FED">
      <w:pPr>
        <w:pStyle w:val="Heading2"/>
        <w:shd w:val="clear" w:color="auto" w:fill="FFFFFF"/>
        <w:spacing w:before="360" w:beforeAutospacing="0" w:after="72" w:afterAutospacing="0"/>
        <w:textAlignment w:val="baseline"/>
        <w:rPr>
          <w:rFonts w:ascii="Arial" w:hAnsi="Arial" w:cs="Arial"/>
          <w:color w:val="0A0A23"/>
          <w:sz w:val="22"/>
          <w:szCs w:val="22"/>
        </w:rPr>
      </w:pPr>
      <w:r w:rsidRPr="009F6FED">
        <w:rPr>
          <w:rFonts w:ascii="Arial" w:hAnsi="Arial" w:cs="Arial"/>
          <w:color w:val="0A0A23"/>
          <w:sz w:val="22"/>
          <w:szCs w:val="22"/>
        </w:rPr>
        <w:t>Test Plan</w:t>
      </w:r>
    </w:p>
    <w:p w14:paraId="47D0B38F" w14:textId="109A7B34" w:rsidR="009F6FED" w:rsidRDefault="009F6FED" w:rsidP="009F6FED">
      <w:pPr>
        <w:pStyle w:val="NormalWeb"/>
        <w:shd w:val="clear" w:color="auto" w:fill="FFFFFF"/>
        <w:spacing w:before="0" w:beforeAutospacing="0" w:after="360" w:afterAutospacing="0"/>
        <w:textAlignment w:val="baseline"/>
        <w:rPr>
          <w:rFonts w:ascii="Arial" w:hAnsi="Arial" w:cs="Arial"/>
          <w:color w:val="0A0A23"/>
          <w:sz w:val="22"/>
          <w:szCs w:val="22"/>
        </w:rPr>
      </w:pPr>
      <w:r w:rsidRPr="009F6FED">
        <w:rPr>
          <w:rFonts w:ascii="Arial" w:hAnsi="Arial" w:cs="Arial"/>
          <w:color w:val="0A0A23"/>
          <w:sz w:val="22"/>
          <w:szCs w:val="22"/>
        </w:rPr>
        <w:t>The Test Plan document on the other hand, is derived from the Product Description, Software Requirement Specification SRS, or Use Case Documents.</w:t>
      </w:r>
      <w:r w:rsidRPr="009F6FED">
        <w:rPr>
          <w:rFonts w:ascii="Arial" w:hAnsi="Arial" w:cs="Arial"/>
          <w:color w:val="0A0A23"/>
          <w:sz w:val="22"/>
          <w:szCs w:val="22"/>
        </w:rPr>
        <w:br/>
        <w:t>The Test Plan document is usually prepared by the Test Lead or Test Manager and the focus of the document is to describe what to test, how to test, when to test and who will do what test.</w:t>
      </w:r>
    </w:p>
    <w:p w14:paraId="7ADA3C96" w14:textId="77777777" w:rsidR="009F6FED" w:rsidRPr="009F6FED" w:rsidRDefault="009F6FED" w:rsidP="009F6FED">
      <w:pPr>
        <w:pStyle w:val="NoSpacing"/>
      </w:pPr>
      <w:r w:rsidRPr="009F6FED">
        <w:t>Components of the Test Plan document</w:t>
      </w:r>
    </w:p>
    <w:p w14:paraId="21534965" w14:textId="77777777" w:rsidR="009F6FED" w:rsidRPr="009F6FED" w:rsidRDefault="009F6FED" w:rsidP="009F6FED">
      <w:pPr>
        <w:pStyle w:val="NoSpacing"/>
        <w:rPr>
          <w:rFonts w:ascii="inherit" w:hAnsi="inherit"/>
        </w:rPr>
      </w:pPr>
      <w:r w:rsidRPr="009F6FED">
        <w:rPr>
          <w:rFonts w:ascii="inherit" w:hAnsi="inherit"/>
        </w:rPr>
        <w:t>Test Plan id</w:t>
      </w:r>
    </w:p>
    <w:p w14:paraId="133367C2" w14:textId="77777777" w:rsidR="009F6FED" w:rsidRPr="009F6FED" w:rsidRDefault="009F6FED" w:rsidP="009F6FED">
      <w:pPr>
        <w:pStyle w:val="NoSpacing"/>
        <w:rPr>
          <w:rFonts w:ascii="inherit" w:hAnsi="inherit"/>
        </w:rPr>
      </w:pPr>
      <w:r w:rsidRPr="009F6FED">
        <w:rPr>
          <w:rFonts w:ascii="inherit" w:hAnsi="inherit"/>
        </w:rPr>
        <w:t>Introduction</w:t>
      </w:r>
    </w:p>
    <w:p w14:paraId="36203C91" w14:textId="77777777" w:rsidR="009F6FED" w:rsidRPr="009F6FED" w:rsidRDefault="009F6FED" w:rsidP="009F6FED">
      <w:pPr>
        <w:pStyle w:val="NoSpacing"/>
        <w:rPr>
          <w:rFonts w:ascii="inherit" w:hAnsi="inherit"/>
        </w:rPr>
      </w:pPr>
      <w:r w:rsidRPr="009F6FED">
        <w:rPr>
          <w:rFonts w:ascii="inherit" w:hAnsi="inherit"/>
        </w:rPr>
        <w:t>Test items</w:t>
      </w:r>
    </w:p>
    <w:p w14:paraId="0DC05E45" w14:textId="77777777" w:rsidR="009F6FED" w:rsidRPr="009F6FED" w:rsidRDefault="009F6FED" w:rsidP="009F6FED">
      <w:pPr>
        <w:pStyle w:val="NoSpacing"/>
        <w:rPr>
          <w:rFonts w:ascii="inherit" w:hAnsi="inherit"/>
        </w:rPr>
      </w:pPr>
      <w:r w:rsidRPr="009F6FED">
        <w:rPr>
          <w:rFonts w:ascii="inherit" w:hAnsi="inherit"/>
        </w:rPr>
        <w:t>Features to be tested</w:t>
      </w:r>
    </w:p>
    <w:p w14:paraId="27ED3D82" w14:textId="77777777" w:rsidR="009F6FED" w:rsidRPr="009F6FED" w:rsidRDefault="009F6FED" w:rsidP="009F6FED">
      <w:pPr>
        <w:pStyle w:val="NoSpacing"/>
        <w:rPr>
          <w:rFonts w:ascii="inherit" w:hAnsi="inherit"/>
        </w:rPr>
      </w:pPr>
      <w:r w:rsidRPr="009F6FED">
        <w:rPr>
          <w:rFonts w:ascii="inherit" w:hAnsi="inherit"/>
        </w:rPr>
        <w:t>Features not to be tested</w:t>
      </w:r>
    </w:p>
    <w:p w14:paraId="535D5FCB" w14:textId="77777777" w:rsidR="009F6FED" w:rsidRPr="009F6FED" w:rsidRDefault="009F6FED" w:rsidP="009F6FED">
      <w:pPr>
        <w:pStyle w:val="NoSpacing"/>
        <w:rPr>
          <w:rFonts w:ascii="inherit" w:hAnsi="inherit"/>
        </w:rPr>
      </w:pPr>
      <w:r w:rsidRPr="009F6FED">
        <w:rPr>
          <w:rFonts w:ascii="inherit" w:hAnsi="inherit"/>
        </w:rPr>
        <w:lastRenderedPageBreak/>
        <w:t>Test techniques</w:t>
      </w:r>
    </w:p>
    <w:p w14:paraId="4030D818" w14:textId="77777777" w:rsidR="009F6FED" w:rsidRPr="009F6FED" w:rsidRDefault="009F6FED" w:rsidP="009F6FED">
      <w:pPr>
        <w:pStyle w:val="NoSpacing"/>
        <w:rPr>
          <w:rFonts w:ascii="inherit" w:hAnsi="inherit"/>
        </w:rPr>
      </w:pPr>
      <w:r w:rsidRPr="009F6FED">
        <w:rPr>
          <w:rFonts w:ascii="inherit" w:hAnsi="inherit"/>
        </w:rPr>
        <w:t>Testing tasks</w:t>
      </w:r>
    </w:p>
    <w:p w14:paraId="2CDEF965" w14:textId="77777777" w:rsidR="009F6FED" w:rsidRPr="009F6FED" w:rsidRDefault="009F6FED" w:rsidP="009F6FED">
      <w:pPr>
        <w:pStyle w:val="NoSpacing"/>
        <w:rPr>
          <w:rFonts w:ascii="inherit" w:hAnsi="inherit"/>
        </w:rPr>
      </w:pPr>
      <w:r w:rsidRPr="009F6FED">
        <w:rPr>
          <w:rFonts w:ascii="inherit" w:hAnsi="inherit"/>
        </w:rPr>
        <w:t>Suspension criteria</w:t>
      </w:r>
    </w:p>
    <w:p w14:paraId="01126805" w14:textId="77777777" w:rsidR="009F6FED" w:rsidRPr="009F6FED" w:rsidRDefault="009F6FED" w:rsidP="009F6FED">
      <w:pPr>
        <w:pStyle w:val="NoSpacing"/>
        <w:rPr>
          <w:rFonts w:ascii="inherit" w:hAnsi="inherit"/>
        </w:rPr>
      </w:pPr>
      <w:r w:rsidRPr="009F6FED">
        <w:rPr>
          <w:rFonts w:ascii="inherit" w:hAnsi="inherit"/>
        </w:rPr>
        <w:t>Features pass or fail criteria</w:t>
      </w:r>
    </w:p>
    <w:p w14:paraId="3A2D3081" w14:textId="77777777" w:rsidR="009F6FED" w:rsidRPr="009F6FED" w:rsidRDefault="009F6FED" w:rsidP="009F6FED">
      <w:pPr>
        <w:pStyle w:val="NoSpacing"/>
        <w:rPr>
          <w:rFonts w:ascii="inherit" w:hAnsi="inherit"/>
        </w:rPr>
      </w:pPr>
      <w:r w:rsidRPr="009F6FED">
        <w:rPr>
          <w:rFonts w:ascii="inherit" w:hAnsi="inherit"/>
        </w:rPr>
        <w:t>Test environment (Entry criteria, Exit criteria)</w:t>
      </w:r>
    </w:p>
    <w:p w14:paraId="72AA908A" w14:textId="77777777" w:rsidR="009F6FED" w:rsidRPr="009F6FED" w:rsidRDefault="009F6FED" w:rsidP="009F6FED">
      <w:pPr>
        <w:pStyle w:val="NoSpacing"/>
        <w:rPr>
          <w:rFonts w:ascii="inherit" w:hAnsi="inherit"/>
        </w:rPr>
      </w:pPr>
      <w:r w:rsidRPr="009F6FED">
        <w:rPr>
          <w:rFonts w:ascii="inherit" w:hAnsi="inherit"/>
        </w:rPr>
        <w:t>Test deliverables</w:t>
      </w:r>
    </w:p>
    <w:p w14:paraId="1477F4F9" w14:textId="77777777" w:rsidR="009F6FED" w:rsidRPr="009F6FED" w:rsidRDefault="009F6FED" w:rsidP="009F6FED">
      <w:pPr>
        <w:pStyle w:val="NoSpacing"/>
        <w:rPr>
          <w:rFonts w:ascii="inherit" w:hAnsi="inherit"/>
        </w:rPr>
      </w:pPr>
      <w:r w:rsidRPr="009F6FED">
        <w:rPr>
          <w:rFonts w:ascii="inherit" w:hAnsi="inherit"/>
        </w:rPr>
        <w:t>Staff and training needs</w:t>
      </w:r>
    </w:p>
    <w:p w14:paraId="58FDAB3A" w14:textId="77777777" w:rsidR="009F6FED" w:rsidRPr="009F6FED" w:rsidRDefault="009F6FED" w:rsidP="009F6FED">
      <w:pPr>
        <w:pStyle w:val="NoSpacing"/>
        <w:rPr>
          <w:rFonts w:ascii="inherit" w:hAnsi="inherit"/>
        </w:rPr>
      </w:pPr>
      <w:r w:rsidRPr="009F6FED">
        <w:rPr>
          <w:rFonts w:ascii="inherit" w:hAnsi="inherit"/>
        </w:rPr>
        <w:t>Responsibilities</w:t>
      </w:r>
    </w:p>
    <w:p w14:paraId="169EC7CF" w14:textId="719DD90A" w:rsidR="009F6FED" w:rsidRDefault="009F6FED" w:rsidP="009F6FED">
      <w:pPr>
        <w:pStyle w:val="NoSpacing"/>
        <w:rPr>
          <w:rFonts w:ascii="inherit" w:hAnsi="inherit"/>
        </w:rPr>
      </w:pPr>
      <w:r w:rsidRPr="009F6FED">
        <w:rPr>
          <w:rFonts w:ascii="inherit" w:hAnsi="inherit"/>
        </w:rPr>
        <w:t>Schedule</w:t>
      </w:r>
    </w:p>
    <w:p w14:paraId="4F9C38AA" w14:textId="3736A3A8" w:rsidR="009F6FED" w:rsidRDefault="009F6FED" w:rsidP="009F6FED">
      <w:pPr>
        <w:pStyle w:val="NoSpacing"/>
        <w:rPr>
          <w:rFonts w:ascii="inherit" w:hAnsi="inherit"/>
        </w:rPr>
      </w:pPr>
    </w:p>
    <w:p w14:paraId="46312BF6" w14:textId="32BB6EF2" w:rsidR="009F6FED" w:rsidRDefault="009F6FED" w:rsidP="00A54D43">
      <w:pPr>
        <w:pStyle w:val="NoSpacing"/>
        <w:numPr>
          <w:ilvl w:val="0"/>
          <w:numId w:val="1"/>
        </w:numPr>
        <w:rPr>
          <w:rFonts w:ascii="inherit" w:hAnsi="inherit"/>
        </w:rPr>
      </w:pPr>
      <w:r>
        <w:rPr>
          <w:rFonts w:ascii="inherit" w:hAnsi="inherit"/>
        </w:rPr>
        <w:t>Test closure documents?</w:t>
      </w:r>
    </w:p>
    <w:p w14:paraId="5B9C0AD6" w14:textId="6D0CF963" w:rsidR="009F6FED" w:rsidRDefault="009F6FED" w:rsidP="009F6FED">
      <w:pPr>
        <w:pStyle w:val="NoSpacing"/>
        <w:rPr>
          <w:rFonts w:ascii="Roboto" w:hAnsi="Roboto"/>
          <w:color w:val="222222"/>
          <w:shd w:val="clear" w:color="auto" w:fill="FFFFFF"/>
        </w:rPr>
      </w:pPr>
      <w:r>
        <w:rPr>
          <w:rFonts w:ascii="Roboto" w:hAnsi="Roboto"/>
          <w:b/>
          <w:bCs/>
          <w:color w:val="222222"/>
          <w:shd w:val="clear" w:color="auto" w:fill="FFFFFF"/>
        </w:rPr>
        <w:t>Test Closure</w:t>
      </w:r>
      <w:r>
        <w:rPr>
          <w:rFonts w:ascii="Roboto" w:hAnsi="Roboto"/>
          <w:color w:val="222222"/>
          <w:shd w:val="clear" w:color="auto" w:fill="FFFFFF"/>
        </w:rPr>
        <w:t> is a </w:t>
      </w:r>
      <w:r>
        <w:rPr>
          <w:rFonts w:ascii="Roboto" w:hAnsi="Roboto"/>
          <w:b/>
          <w:bCs/>
          <w:color w:val="222222"/>
          <w:shd w:val="clear" w:color="auto" w:fill="FFFFFF"/>
        </w:rPr>
        <w:t>document</w:t>
      </w:r>
      <w:r>
        <w:rPr>
          <w:rFonts w:ascii="Roboto" w:hAnsi="Roboto"/>
          <w:color w:val="222222"/>
          <w:shd w:val="clear" w:color="auto" w:fill="FFFFFF"/>
        </w:rPr>
        <w:t> that gives a summary of all the </w:t>
      </w:r>
      <w:r>
        <w:rPr>
          <w:rFonts w:ascii="Roboto" w:hAnsi="Roboto"/>
          <w:b/>
          <w:bCs/>
          <w:color w:val="222222"/>
          <w:shd w:val="clear" w:color="auto" w:fill="FFFFFF"/>
        </w:rPr>
        <w:t>tests</w:t>
      </w:r>
      <w:r>
        <w:rPr>
          <w:rFonts w:ascii="Roboto" w:hAnsi="Roboto"/>
          <w:color w:val="222222"/>
          <w:shd w:val="clear" w:color="auto" w:fill="FFFFFF"/>
        </w:rPr>
        <w:t xml:space="preserve"> conducted during the software development life cycle, it also gives a detailed analysis of the bugs removed and errors </w:t>
      </w:r>
      <w:proofErr w:type="gramStart"/>
      <w:r>
        <w:rPr>
          <w:rFonts w:ascii="Roboto" w:hAnsi="Roboto"/>
          <w:color w:val="222222"/>
          <w:shd w:val="clear" w:color="auto" w:fill="FFFFFF"/>
        </w:rPr>
        <w:t>found .</w:t>
      </w:r>
      <w:proofErr w:type="gramEnd"/>
      <w:r>
        <w:rPr>
          <w:rFonts w:ascii="Roboto" w:hAnsi="Roboto"/>
          <w:color w:val="222222"/>
          <w:shd w:val="clear" w:color="auto" w:fill="FFFFFF"/>
        </w:rPr>
        <w:t xml:space="preserve"> In other words, </w:t>
      </w:r>
      <w:r>
        <w:rPr>
          <w:rFonts w:ascii="Roboto" w:hAnsi="Roboto"/>
          <w:b/>
          <w:bCs/>
          <w:color w:val="222222"/>
          <w:shd w:val="clear" w:color="auto" w:fill="FFFFFF"/>
        </w:rPr>
        <w:t>Test Closure</w:t>
      </w:r>
      <w:r>
        <w:rPr>
          <w:rFonts w:ascii="Roboto" w:hAnsi="Roboto"/>
          <w:color w:val="222222"/>
          <w:shd w:val="clear" w:color="auto" w:fill="FFFFFF"/>
        </w:rPr>
        <w:t> is a memo that is prepared prior to formally completing the </w:t>
      </w:r>
      <w:r>
        <w:rPr>
          <w:rFonts w:ascii="Roboto" w:hAnsi="Roboto"/>
          <w:b/>
          <w:bCs/>
          <w:color w:val="222222"/>
          <w:shd w:val="clear" w:color="auto" w:fill="FFFFFF"/>
        </w:rPr>
        <w:t>testing</w:t>
      </w:r>
      <w:r>
        <w:rPr>
          <w:rFonts w:ascii="Roboto" w:hAnsi="Roboto"/>
          <w:color w:val="222222"/>
          <w:shd w:val="clear" w:color="auto" w:fill="FFFFFF"/>
        </w:rPr>
        <w:t> process</w:t>
      </w:r>
    </w:p>
    <w:p w14:paraId="25C836DD" w14:textId="0CED8558" w:rsidR="009F6FED" w:rsidRDefault="009F6FED" w:rsidP="009F6FED">
      <w:pPr>
        <w:pStyle w:val="NoSpacing"/>
        <w:rPr>
          <w:rFonts w:ascii="Roboto" w:hAnsi="Roboto"/>
          <w:color w:val="222222"/>
          <w:shd w:val="clear" w:color="auto" w:fill="FFFFFF"/>
        </w:rPr>
      </w:pPr>
    </w:p>
    <w:p w14:paraId="0F213845" w14:textId="77ECD3E2" w:rsidR="009F6FED" w:rsidRDefault="005065A7" w:rsidP="00A54D43">
      <w:pPr>
        <w:pStyle w:val="NoSpacing"/>
        <w:numPr>
          <w:ilvl w:val="0"/>
          <w:numId w:val="1"/>
        </w:numPr>
        <w:rPr>
          <w:rFonts w:ascii="inherit" w:hAnsi="inherit"/>
        </w:rPr>
      </w:pPr>
      <w:r>
        <w:rPr>
          <w:rFonts w:ascii="inherit" w:hAnsi="inherit"/>
        </w:rPr>
        <w:t>What is integration testing?</w:t>
      </w:r>
    </w:p>
    <w:p w14:paraId="6101B656" w14:textId="77777777" w:rsidR="005065A7" w:rsidRPr="005065A7" w:rsidRDefault="005065A7" w:rsidP="005065A7">
      <w:pPr>
        <w:shd w:val="clear" w:color="auto" w:fill="FFFFFF"/>
        <w:spacing w:after="300" w:line="240" w:lineRule="auto"/>
        <w:rPr>
          <w:rFonts w:ascii="Segoe UI" w:eastAsia="Times New Roman" w:hAnsi="Segoe UI" w:cs="Segoe UI"/>
          <w:color w:val="404248"/>
          <w:sz w:val="24"/>
          <w:szCs w:val="24"/>
        </w:rPr>
      </w:pPr>
      <w:r w:rsidRPr="005065A7">
        <w:rPr>
          <w:rFonts w:ascii="Segoe UI" w:eastAsia="Times New Roman" w:hAnsi="Segoe UI" w:cs="Segoe UI"/>
          <w:b/>
          <w:bCs/>
          <w:color w:val="404248"/>
          <w:sz w:val="24"/>
          <w:szCs w:val="24"/>
        </w:rPr>
        <w:t>NTEGRATION TESTING</w:t>
      </w:r>
      <w:r w:rsidRPr="005065A7">
        <w:rPr>
          <w:rFonts w:ascii="Segoe UI" w:eastAsia="Times New Roman" w:hAnsi="Segoe UI" w:cs="Segoe UI"/>
          <w:color w:val="404248"/>
          <w:sz w:val="24"/>
          <w:szCs w:val="24"/>
        </w:rPr>
        <w:t> is a level of software testing where individual units are combined and tested as a group. The purpose of this level of testing is to expose faults in the interaction between integrated units. Test drivers and test stubs are used to assist in Integration Testing.</w:t>
      </w:r>
    </w:p>
    <w:p w14:paraId="5389726C" w14:textId="392840D0" w:rsidR="005065A7" w:rsidRDefault="005065A7" w:rsidP="00A54D43">
      <w:pPr>
        <w:pStyle w:val="NoSpacing"/>
        <w:numPr>
          <w:ilvl w:val="0"/>
          <w:numId w:val="1"/>
        </w:numPr>
        <w:rPr>
          <w:rFonts w:ascii="inherit" w:hAnsi="inherit"/>
        </w:rPr>
      </w:pPr>
      <w:r>
        <w:rPr>
          <w:rFonts w:ascii="inherit" w:hAnsi="inherit"/>
        </w:rPr>
        <w:t xml:space="preserve">What is monkey </w:t>
      </w:r>
      <w:proofErr w:type="gramStart"/>
      <w:r>
        <w:rPr>
          <w:rFonts w:ascii="inherit" w:hAnsi="inherit"/>
        </w:rPr>
        <w:t>testing(</w:t>
      </w:r>
      <w:proofErr w:type="gramEnd"/>
      <w:r>
        <w:rPr>
          <w:rFonts w:ascii="inherit" w:hAnsi="inherit"/>
        </w:rPr>
        <w:t>ADHOC Testing)?</w:t>
      </w:r>
    </w:p>
    <w:p w14:paraId="4885C778" w14:textId="12B3F757" w:rsidR="005065A7" w:rsidRPr="009F6FED" w:rsidRDefault="005065A7" w:rsidP="005065A7">
      <w:pPr>
        <w:pStyle w:val="NoSpacing"/>
        <w:rPr>
          <w:rFonts w:ascii="inherit" w:hAnsi="inherit"/>
        </w:rPr>
      </w:pPr>
      <w:r>
        <w:rPr>
          <w:rFonts w:ascii="Roboto" w:hAnsi="Roboto"/>
          <w:b/>
          <w:bCs/>
          <w:color w:val="222222"/>
          <w:shd w:val="clear" w:color="auto" w:fill="FFFFFF"/>
        </w:rPr>
        <w:t>Monkey testing</w:t>
      </w:r>
      <w:r>
        <w:rPr>
          <w:rFonts w:ascii="Roboto" w:hAnsi="Roboto"/>
          <w:color w:val="222222"/>
          <w:shd w:val="clear" w:color="auto" w:fill="FFFFFF"/>
        </w:rPr>
        <w:t> is a technique in software </w:t>
      </w:r>
      <w:r>
        <w:rPr>
          <w:rFonts w:ascii="Roboto" w:hAnsi="Roboto"/>
          <w:b/>
          <w:bCs/>
          <w:color w:val="222222"/>
          <w:shd w:val="clear" w:color="auto" w:fill="FFFFFF"/>
        </w:rPr>
        <w:t>testing</w:t>
      </w:r>
      <w:r>
        <w:rPr>
          <w:rFonts w:ascii="Roboto" w:hAnsi="Roboto"/>
          <w:color w:val="222222"/>
          <w:shd w:val="clear" w:color="auto" w:fill="FFFFFF"/>
        </w:rPr>
        <w:t> where the user </w:t>
      </w:r>
      <w:r>
        <w:rPr>
          <w:rFonts w:ascii="Roboto" w:hAnsi="Roboto"/>
          <w:b/>
          <w:bCs/>
          <w:color w:val="222222"/>
          <w:shd w:val="clear" w:color="auto" w:fill="FFFFFF"/>
        </w:rPr>
        <w:t>tests</w:t>
      </w:r>
      <w:r>
        <w:rPr>
          <w:rFonts w:ascii="Roboto" w:hAnsi="Roboto"/>
          <w:color w:val="222222"/>
          <w:shd w:val="clear" w:color="auto" w:fill="FFFFFF"/>
        </w:rPr>
        <w:t> the application by providing random inputs and checking the behavior (or try to crash the application). Mostly this technique is done automatically where the user enters any random invalid inputs and checks the behavior</w:t>
      </w:r>
    </w:p>
    <w:p w14:paraId="11752367" w14:textId="1D2491A2" w:rsidR="009F6FED" w:rsidRDefault="009F6FED" w:rsidP="009F6FED">
      <w:pPr>
        <w:pStyle w:val="NormalWeb"/>
        <w:shd w:val="clear" w:color="auto" w:fill="FFFFFF"/>
        <w:spacing w:before="0" w:beforeAutospacing="0" w:after="360" w:afterAutospacing="0"/>
        <w:textAlignment w:val="baseline"/>
        <w:rPr>
          <w:rFonts w:ascii="Arial" w:hAnsi="Arial" w:cs="Arial"/>
          <w:color w:val="0A0A23"/>
          <w:sz w:val="22"/>
          <w:szCs w:val="22"/>
        </w:rPr>
      </w:pPr>
    </w:p>
    <w:p w14:paraId="1EF3C334" w14:textId="661B46C6" w:rsidR="005065A7" w:rsidRDefault="00293796" w:rsidP="00A54D43">
      <w:pPr>
        <w:pStyle w:val="NormalWeb"/>
        <w:numPr>
          <w:ilvl w:val="0"/>
          <w:numId w:val="1"/>
        </w:numPr>
        <w:shd w:val="clear" w:color="auto" w:fill="FFFFFF"/>
        <w:spacing w:before="0" w:beforeAutospacing="0" w:after="360" w:afterAutospacing="0"/>
        <w:textAlignment w:val="baseline"/>
        <w:rPr>
          <w:rFonts w:ascii="Arial" w:hAnsi="Arial" w:cs="Arial"/>
          <w:color w:val="0A0A23"/>
          <w:sz w:val="22"/>
          <w:szCs w:val="22"/>
        </w:rPr>
      </w:pPr>
      <w:r>
        <w:rPr>
          <w:rFonts w:ascii="Arial" w:hAnsi="Arial" w:cs="Arial"/>
          <w:color w:val="0A0A23"/>
          <w:sz w:val="22"/>
          <w:szCs w:val="22"/>
        </w:rPr>
        <w:t>What is difference between Validation &amp; Verification?</w:t>
      </w:r>
    </w:p>
    <w:p w14:paraId="3F7717BC" w14:textId="448577C9" w:rsidR="00293796" w:rsidRDefault="00293796" w:rsidP="00293796">
      <w:pPr>
        <w:pStyle w:val="NormalWeb"/>
        <w:shd w:val="clear" w:color="auto" w:fill="FFFFFF"/>
        <w:spacing w:before="0" w:beforeAutospacing="0" w:after="360" w:afterAutospacing="0"/>
        <w:textAlignment w:val="baseline"/>
        <w:rPr>
          <w:rFonts w:ascii="Arial" w:hAnsi="Arial" w:cs="Arial"/>
          <w:color w:val="0A0A23"/>
          <w:sz w:val="22"/>
          <w:szCs w:val="22"/>
        </w:rPr>
      </w:pPr>
      <w:r>
        <w:rPr>
          <w:noProof/>
        </w:rPr>
        <w:drawing>
          <wp:inline distT="0" distB="0" distL="0" distR="0" wp14:anchorId="209001E7" wp14:editId="48642252">
            <wp:extent cx="5943600" cy="2689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89860"/>
                    </a:xfrm>
                    <a:prstGeom prst="rect">
                      <a:avLst/>
                    </a:prstGeom>
                  </pic:spPr>
                </pic:pic>
              </a:graphicData>
            </a:graphic>
          </wp:inline>
        </w:drawing>
      </w:r>
    </w:p>
    <w:p w14:paraId="4F51253F" w14:textId="7D3303E0" w:rsidR="00293796" w:rsidRDefault="00510A36" w:rsidP="00A54D43">
      <w:pPr>
        <w:pStyle w:val="NormalWeb"/>
        <w:numPr>
          <w:ilvl w:val="0"/>
          <w:numId w:val="1"/>
        </w:numPr>
        <w:shd w:val="clear" w:color="auto" w:fill="FFFFFF"/>
        <w:spacing w:before="0" w:beforeAutospacing="0" w:after="360" w:afterAutospacing="0"/>
        <w:textAlignment w:val="baseline"/>
        <w:rPr>
          <w:rFonts w:ascii="Arial" w:hAnsi="Arial" w:cs="Arial"/>
          <w:color w:val="0A0A23"/>
          <w:sz w:val="22"/>
          <w:szCs w:val="22"/>
        </w:rPr>
      </w:pPr>
      <w:r>
        <w:rPr>
          <w:rFonts w:ascii="Arial" w:hAnsi="Arial" w:cs="Arial"/>
          <w:color w:val="0A0A23"/>
          <w:sz w:val="22"/>
          <w:szCs w:val="22"/>
        </w:rPr>
        <w:lastRenderedPageBreak/>
        <w:t>What is agile methodology in testing?</w:t>
      </w:r>
    </w:p>
    <w:p w14:paraId="4AC8C6E4" w14:textId="77777777" w:rsidR="00510A36" w:rsidRPr="00510A36" w:rsidRDefault="00510A36" w:rsidP="00510A36">
      <w:pPr>
        <w:shd w:val="clear" w:color="auto" w:fill="FFFFFF"/>
        <w:spacing w:after="0" w:line="240" w:lineRule="auto"/>
        <w:textAlignment w:val="baseline"/>
        <w:rPr>
          <w:rFonts w:ascii="Roboto" w:eastAsia="Times New Roman" w:hAnsi="Roboto" w:cs="Times New Roman"/>
          <w:color w:val="454545"/>
          <w:sz w:val="24"/>
          <w:szCs w:val="24"/>
        </w:rPr>
      </w:pPr>
      <w:r w:rsidRPr="00510A36">
        <w:rPr>
          <w:rFonts w:ascii="Roboto" w:eastAsia="Times New Roman" w:hAnsi="Roboto" w:cs="Times New Roman"/>
          <w:color w:val="454545"/>
          <w:sz w:val="24"/>
          <w:szCs w:val="24"/>
        </w:rPr>
        <w:t>The agile testing life cycle includes the following 5 phases:</w:t>
      </w:r>
    </w:p>
    <w:p w14:paraId="1382FCDC" w14:textId="77777777" w:rsidR="00510A36" w:rsidRPr="00510A36" w:rsidRDefault="00510A36" w:rsidP="00A54D43">
      <w:pPr>
        <w:numPr>
          <w:ilvl w:val="0"/>
          <w:numId w:val="21"/>
        </w:numPr>
        <w:shd w:val="clear" w:color="auto" w:fill="FFFFFF"/>
        <w:spacing w:after="0" w:line="240" w:lineRule="auto"/>
        <w:ind w:left="450"/>
        <w:textAlignment w:val="baseline"/>
        <w:rPr>
          <w:rFonts w:ascii="inherit" w:eastAsia="Times New Roman" w:hAnsi="inherit" w:cs="Times New Roman"/>
          <w:color w:val="454545"/>
          <w:spacing w:val="15"/>
          <w:sz w:val="24"/>
          <w:szCs w:val="24"/>
        </w:rPr>
      </w:pPr>
      <w:r w:rsidRPr="00510A36">
        <w:rPr>
          <w:rFonts w:ascii="inherit" w:eastAsia="Times New Roman" w:hAnsi="inherit" w:cs="Times New Roman"/>
          <w:color w:val="454545"/>
          <w:spacing w:val="15"/>
          <w:sz w:val="24"/>
          <w:szCs w:val="24"/>
        </w:rPr>
        <w:t>Impact assessment</w:t>
      </w:r>
    </w:p>
    <w:p w14:paraId="232B4A35" w14:textId="77777777" w:rsidR="00510A36" w:rsidRPr="00510A36" w:rsidRDefault="00510A36" w:rsidP="00A54D43">
      <w:pPr>
        <w:numPr>
          <w:ilvl w:val="0"/>
          <w:numId w:val="21"/>
        </w:numPr>
        <w:shd w:val="clear" w:color="auto" w:fill="FFFFFF"/>
        <w:spacing w:after="0" w:line="240" w:lineRule="auto"/>
        <w:ind w:left="450"/>
        <w:textAlignment w:val="baseline"/>
        <w:rPr>
          <w:rFonts w:ascii="inherit" w:eastAsia="Times New Roman" w:hAnsi="inherit" w:cs="Times New Roman"/>
          <w:color w:val="454545"/>
          <w:spacing w:val="15"/>
          <w:sz w:val="24"/>
          <w:szCs w:val="24"/>
        </w:rPr>
      </w:pPr>
      <w:r w:rsidRPr="00510A36">
        <w:rPr>
          <w:rFonts w:ascii="inherit" w:eastAsia="Times New Roman" w:hAnsi="inherit" w:cs="Times New Roman"/>
          <w:color w:val="454545"/>
          <w:spacing w:val="15"/>
          <w:sz w:val="24"/>
          <w:szCs w:val="24"/>
        </w:rPr>
        <w:t>Agile Testing Planning</w:t>
      </w:r>
    </w:p>
    <w:p w14:paraId="4ECA9544" w14:textId="77777777" w:rsidR="00510A36" w:rsidRPr="00510A36" w:rsidRDefault="00510A36" w:rsidP="00A54D43">
      <w:pPr>
        <w:numPr>
          <w:ilvl w:val="0"/>
          <w:numId w:val="21"/>
        </w:numPr>
        <w:shd w:val="clear" w:color="auto" w:fill="FFFFFF"/>
        <w:spacing w:after="0" w:line="240" w:lineRule="auto"/>
        <w:ind w:left="450"/>
        <w:textAlignment w:val="baseline"/>
        <w:rPr>
          <w:rFonts w:ascii="inherit" w:eastAsia="Times New Roman" w:hAnsi="inherit" w:cs="Times New Roman"/>
          <w:color w:val="454545"/>
          <w:spacing w:val="15"/>
          <w:sz w:val="24"/>
          <w:szCs w:val="24"/>
        </w:rPr>
      </w:pPr>
      <w:r w:rsidRPr="00510A36">
        <w:rPr>
          <w:rFonts w:ascii="inherit" w:eastAsia="Times New Roman" w:hAnsi="inherit" w:cs="Times New Roman"/>
          <w:color w:val="454545"/>
          <w:spacing w:val="15"/>
          <w:sz w:val="24"/>
          <w:szCs w:val="24"/>
        </w:rPr>
        <w:t>Release Readiness</w:t>
      </w:r>
    </w:p>
    <w:p w14:paraId="4CCD2C84" w14:textId="77777777" w:rsidR="00510A36" w:rsidRPr="00510A36" w:rsidRDefault="00510A36" w:rsidP="00A54D43">
      <w:pPr>
        <w:numPr>
          <w:ilvl w:val="0"/>
          <w:numId w:val="21"/>
        </w:numPr>
        <w:shd w:val="clear" w:color="auto" w:fill="FFFFFF"/>
        <w:spacing w:after="0" w:line="240" w:lineRule="auto"/>
        <w:ind w:left="450"/>
        <w:textAlignment w:val="baseline"/>
        <w:rPr>
          <w:rFonts w:ascii="inherit" w:eastAsia="Times New Roman" w:hAnsi="inherit" w:cs="Times New Roman"/>
          <w:color w:val="454545"/>
          <w:spacing w:val="15"/>
          <w:sz w:val="24"/>
          <w:szCs w:val="24"/>
        </w:rPr>
      </w:pPr>
      <w:r w:rsidRPr="00510A36">
        <w:rPr>
          <w:rFonts w:ascii="inherit" w:eastAsia="Times New Roman" w:hAnsi="inherit" w:cs="Times New Roman"/>
          <w:color w:val="454545"/>
          <w:spacing w:val="15"/>
          <w:sz w:val="24"/>
          <w:szCs w:val="24"/>
        </w:rPr>
        <w:t>Daily Scrums</w:t>
      </w:r>
    </w:p>
    <w:p w14:paraId="7631A37C" w14:textId="77777777" w:rsidR="00510A36" w:rsidRPr="00510A36" w:rsidRDefault="00510A36" w:rsidP="00A54D43">
      <w:pPr>
        <w:numPr>
          <w:ilvl w:val="0"/>
          <w:numId w:val="21"/>
        </w:numPr>
        <w:shd w:val="clear" w:color="auto" w:fill="FFFFFF"/>
        <w:spacing w:after="0" w:line="240" w:lineRule="auto"/>
        <w:ind w:left="450"/>
        <w:textAlignment w:val="baseline"/>
        <w:rPr>
          <w:rFonts w:ascii="inherit" w:eastAsia="Times New Roman" w:hAnsi="inherit" w:cs="Times New Roman"/>
          <w:color w:val="454545"/>
          <w:spacing w:val="15"/>
          <w:sz w:val="24"/>
          <w:szCs w:val="24"/>
        </w:rPr>
      </w:pPr>
      <w:r w:rsidRPr="00510A36">
        <w:rPr>
          <w:rFonts w:ascii="inherit" w:eastAsia="Times New Roman" w:hAnsi="inherit" w:cs="Times New Roman"/>
          <w:color w:val="454545"/>
          <w:spacing w:val="15"/>
          <w:sz w:val="24"/>
          <w:szCs w:val="24"/>
        </w:rPr>
        <w:t>Test Agility Review</w:t>
      </w:r>
    </w:p>
    <w:p w14:paraId="2928A3B5" w14:textId="6959BC96" w:rsidR="00510A36" w:rsidRDefault="00510A36" w:rsidP="00510A36">
      <w:pPr>
        <w:pStyle w:val="NormalWeb"/>
        <w:shd w:val="clear" w:color="auto" w:fill="FFFFFF"/>
        <w:spacing w:before="0" w:beforeAutospacing="0" w:after="360" w:afterAutospacing="0"/>
        <w:textAlignment w:val="baseline"/>
        <w:rPr>
          <w:rFonts w:ascii="Arial" w:hAnsi="Arial" w:cs="Arial"/>
          <w:color w:val="0A0A23"/>
          <w:sz w:val="22"/>
          <w:szCs w:val="22"/>
        </w:rPr>
      </w:pPr>
    </w:p>
    <w:p w14:paraId="32A4C01A" w14:textId="1A3E1CEA" w:rsidR="00510A36" w:rsidRDefault="00510A36" w:rsidP="00510A36">
      <w:pPr>
        <w:pStyle w:val="NormalWeb"/>
        <w:shd w:val="clear" w:color="auto" w:fill="FFFFFF"/>
        <w:spacing w:before="0" w:beforeAutospacing="0" w:after="360" w:afterAutospacing="0"/>
        <w:textAlignment w:val="baseline"/>
        <w:rPr>
          <w:rFonts w:ascii="Arial" w:hAnsi="Arial" w:cs="Arial"/>
          <w:color w:val="0A0A23"/>
          <w:sz w:val="22"/>
          <w:szCs w:val="22"/>
        </w:rPr>
      </w:pPr>
      <w:r>
        <w:rPr>
          <w:noProof/>
        </w:rPr>
        <w:drawing>
          <wp:inline distT="0" distB="0" distL="0" distR="0" wp14:anchorId="59AB2F11" wp14:editId="4E908B55">
            <wp:extent cx="5943600" cy="2936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36875"/>
                    </a:xfrm>
                    <a:prstGeom prst="rect">
                      <a:avLst/>
                    </a:prstGeom>
                  </pic:spPr>
                </pic:pic>
              </a:graphicData>
            </a:graphic>
          </wp:inline>
        </w:drawing>
      </w:r>
    </w:p>
    <w:p w14:paraId="47A61CE8" w14:textId="2B4025A2" w:rsidR="009F6FED" w:rsidRDefault="00A45246" w:rsidP="00A54D43">
      <w:pPr>
        <w:pStyle w:val="Heading2"/>
        <w:numPr>
          <w:ilvl w:val="0"/>
          <w:numId w:val="1"/>
        </w:numPr>
        <w:shd w:val="clear" w:color="auto" w:fill="FFFFFF"/>
        <w:spacing w:before="0" w:beforeAutospacing="0" w:after="0" w:afterAutospacing="0" w:line="312" w:lineRule="atLeast"/>
        <w:rPr>
          <w:rFonts w:ascii="Arial" w:hAnsi="Arial" w:cs="Arial"/>
          <w:color w:val="3A3A3A"/>
          <w:sz w:val="22"/>
          <w:szCs w:val="22"/>
        </w:rPr>
      </w:pPr>
      <w:r>
        <w:rPr>
          <w:rFonts w:ascii="Arial" w:hAnsi="Arial" w:cs="Arial"/>
          <w:color w:val="3A3A3A"/>
          <w:sz w:val="22"/>
          <w:szCs w:val="22"/>
        </w:rPr>
        <w:t>What is abstraction in java?</w:t>
      </w:r>
    </w:p>
    <w:p w14:paraId="56F08075" w14:textId="67B14BF7" w:rsidR="00A45246" w:rsidRDefault="00A45246" w:rsidP="00A45246">
      <w:pPr>
        <w:pStyle w:val="Heading2"/>
        <w:shd w:val="clear" w:color="auto" w:fill="FFFFFF"/>
        <w:spacing w:before="0" w:beforeAutospacing="0" w:after="0" w:afterAutospacing="0" w:line="312" w:lineRule="atLeast"/>
        <w:rPr>
          <w:rFonts w:ascii="Roboto" w:hAnsi="Roboto"/>
          <w:b w:val="0"/>
          <w:bCs w:val="0"/>
          <w:sz w:val="22"/>
          <w:szCs w:val="22"/>
          <w:shd w:val="clear" w:color="auto" w:fill="FFFFFF"/>
        </w:rPr>
      </w:pPr>
      <w:r w:rsidRPr="00A45246">
        <w:rPr>
          <w:rFonts w:ascii="Roboto" w:hAnsi="Roboto"/>
          <w:b w:val="0"/>
          <w:bCs w:val="0"/>
          <w:sz w:val="22"/>
          <w:szCs w:val="22"/>
          <w:shd w:val="clear" w:color="auto" w:fill="FFFFFF"/>
        </w:rPr>
        <w:t xml:space="preserve">Data Abstraction may also be defined as the process of identifying only the required characteristics of an object ignoring the irrelevant </w:t>
      </w:r>
      <w:proofErr w:type="spellStart"/>
      <w:proofErr w:type="gramStart"/>
      <w:r w:rsidRPr="00A45246">
        <w:rPr>
          <w:rFonts w:ascii="Roboto" w:hAnsi="Roboto"/>
          <w:b w:val="0"/>
          <w:bCs w:val="0"/>
          <w:sz w:val="22"/>
          <w:szCs w:val="22"/>
          <w:shd w:val="clear" w:color="auto" w:fill="FFFFFF"/>
        </w:rPr>
        <w:t>details.The</w:t>
      </w:r>
      <w:proofErr w:type="spellEnd"/>
      <w:proofErr w:type="gramEnd"/>
      <w:r w:rsidRPr="00A45246">
        <w:rPr>
          <w:rFonts w:ascii="Roboto" w:hAnsi="Roboto"/>
          <w:b w:val="0"/>
          <w:bCs w:val="0"/>
          <w:sz w:val="22"/>
          <w:szCs w:val="22"/>
          <w:shd w:val="clear" w:color="auto" w:fill="FFFFFF"/>
        </w:rPr>
        <w:t xml:space="preserve"> properties and behaviors of an object differentiate it from other objects of similar type and also help in classifying/grouping the objects.</w:t>
      </w:r>
    </w:p>
    <w:p w14:paraId="68DB5E9A" w14:textId="77777777" w:rsidR="00A45246" w:rsidRDefault="00A45246" w:rsidP="00A54D43">
      <w:pPr>
        <w:numPr>
          <w:ilvl w:val="0"/>
          <w:numId w:val="22"/>
        </w:numPr>
        <w:shd w:val="clear" w:color="auto" w:fill="FFFFFF"/>
        <w:spacing w:after="0" w:line="240" w:lineRule="auto"/>
        <w:ind w:left="540"/>
        <w:textAlignment w:val="baseline"/>
        <w:rPr>
          <w:rFonts w:ascii="Roboto" w:hAnsi="Roboto"/>
        </w:rPr>
      </w:pPr>
      <w:r>
        <w:rPr>
          <w:rFonts w:ascii="Roboto" w:hAnsi="Roboto"/>
        </w:rPr>
        <w:t>An abstract class is a class that is declared with </w:t>
      </w:r>
      <w:hyperlink r:id="rId36" w:history="1">
        <w:r>
          <w:rPr>
            <w:rStyle w:val="Hyperlink"/>
            <w:rFonts w:ascii="Roboto" w:hAnsi="Roboto"/>
            <w:color w:val="EC4E20"/>
            <w:bdr w:val="none" w:sz="0" w:space="0" w:color="auto" w:frame="1"/>
          </w:rPr>
          <w:t>abstract keyword.</w:t>
        </w:r>
      </w:hyperlink>
    </w:p>
    <w:p w14:paraId="42C9259E" w14:textId="77777777" w:rsidR="00A45246" w:rsidRDefault="00A45246" w:rsidP="00A54D43">
      <w:pPr>
        <w:numPr>
          <w:ilvl w:val="0"/>
          <w:numId w:val="22"/>
        </w:numPr>
        <w:shd w:val="clear" w:color="auto" w:fill="FFFFFF"/>
        <w:spacing w:after="0" w:line="240" w:lineRule="auto"/>
        <w:ind w:left="540"/>
        <w:textAlignment w:val="baseline"/>
        <w:rPr>
          <w:rFonts w:ascii="Roboto" w:hAnsi="Roboto"/>
        </w:rPr>
      </w:pPr>
      <w:r>
        <w:rPr>
          <w:rFonts w:ascii="Roboto" w:hAnsi="Roboto"/>
        </w:rPr>
        <w:t>An abstract method is a method that is declared without an implementation.</w:t>
      </w:r>
    </w:p>
    <w:p w14:paraId="39B4F8EA" w14:textId="77777777" w:rsidR="00A45246" w:rsidRDefault="00A45246" w:rsidP="00A54D43">
      <w:pPr>
        <w:numPr>
          <w:ilvl w:val="0"/>
          <w:numId w:val="22"/>
        </w:numPr>
        <w:shd w:val="clear" w:color="auto" w:fill="FFFFFF"/>
        <w:spacing w:after="0" w:line="240" w:lineRule="auto"/>
        <w:ind w:left="540"/>
        <w:textAlignment w:val="baseline"/>
        <w:rPr>
          <w:rFonts w:ascii="Roboto" w:hAnsi="Roboto"/>
        </w:rPr>
      </w:pPr>
      <w:r>
        <w:rPr>
          <w:rFonts w:ascii="Roboto" w:hAnsi="Roboto"/>
        </w:rPr>
        <w:t>An abstract class may or may not have all abstract methods. Some of them can be concrete methods</w:t>
      </w:r>
    </w:p>
    <w:p w14:paraId="6EBDECAA" w14:textId="77777777" w:rsidR="00A45246" w:rsidRDefault="00A45246" w:rsidP="00A54D43">
      <w:pPr>
        <w:numPr>
          <w:ilvl w:val="0"/>
          <w:numId w:val="22"/>
        </w:numPr>
        <w:shd w:val="clear" w:color="auto" w:fill="FFFFFF"/>
        <w:spacing w:after="0" w:line="240" w:lineRule="auto"/>
        <w:ind w:left="540"/>
        <w:textAlignment w:val="baseline"/>
        <w:rPr>
          <w:rFonts w:ascii="Roboto" w:hAnsi="Roboto"/>
        </w:rPr>
      </w:pPr>
      <w:r>
        <w:rPr>
          <w:rFonts w:ascii="Roboto" w:hAnsi="Roboto"/>
        </w:rPr>
        <w:t xml:space="preserve">A method defined abstract must always be redefined in the </w:t>
      </w:r>
      <w:proofErr w:type="spellStart"/>
      <w:r>
        <w:rPr>
          <w:rFonts w:ascii="Roboto" w:hAnsi="Roboto"/>
        </w:rPr>
        <w:t>subclass,thus</w:t>
      </w:r>
      <w:proofErr w:type="spellEnd"/>
      <w:r>
        <w:rPr>
          <w:rFonts w:ascii="Roboto" w:hAnsi="Roboto"/>
        </w:rPr>
        <w:t xml:space="preserve"> making </w:t>
      </w:r>
      <w:hyperlink r:id="rId37" w:history="1">
        <w:r>
          <w:rPr>
            <w:rStyle w:val="Hyperlink"/>
            <w:rFonts w:ascii="Roboto" w:hAnsi="Roboto"/>
            <w:color w:val="EC4E20"/>
            <w:bdr w:val="none" w:sz="0" w:space="0" w:color="auto" w:frame="1"/>
          </w:rPr>
          <w:t>overriding</w:t>
        </w:r>
      </w:hyperlink>
      <w:r>
        <w:rPr>
          <w:rFonts w:ascii="Roboto" w:hAnsi="Roboto"/>
        </w:rPr>
        <w:t> compulsory OR either make subclass itself abstract.</w:t>
      </w:r>
    </w:p>
    <w:p w14:paraId="072D36CA" w14:textId="77777777" w:rsidR="00A45246" w:rsidRDefault="00A45246" w:rsidP="00A54D43">
      <w:pPr>
        <w:numPr>
          <w:ilvl w:val="0"/>
          <w:numId w:val="22"/>
        </w:numPr>
        <w:shd w:val="clear" w:color="auto" w:fill="FFFFFF"/>
        <w:spacing w:after="0" w:line="240" w:lineRule="auto"/>
        <w:ind w:left="540"/>
        <w:textAlignment w:val="baseline"/>
        <w:rPr>
          <w:rFonts w:ascii="Roboto" w:hAnsi="Roboto"/>
        </w:rPr>
      </w:pPr>
      <w:r>
        <w:rPr>
          <w:rFonts w:ascii="Roboto" w:hAnsi="Roboto"/>
        </w:rPr>
        <w:t>Any class that contains one or more abstract methods must also be declared with abstract keyword.</w:t>
      </w:r>
    </w:p>
    <w:p w14:paraId="6C9B8EC4" w14:textId="77777777" w:rsidR="00A45246" w:rsidRDefault="00A45246" w:rsidP="00A54D43">
      <w:pPr>
        <w:numPr>
          <w:ilvl w:val="0"/>
          <w:numId w:val="22"/>
        </w:numPr>
        <w:shd w:val="clear" w:color="auto" w:fill="FFFFFF"/>
        <w:spacing w:after="0" w:line="240" w:lineRule="auto"/>
        <w:ind w:left="540"/>
        <w:textAlignment w:val="baseline"/>
        <w:rPr>
          <w:rFonts w:ascii="Roboto" w:hAnsi="Roboto"/>
        </w:rPr>
      </w:pPr>
      <w:r>
        <w:rPr>
          <w:rFonts w:ascii="Roboto" w:hAnsi="Roboto"/>
        </w:rPr>
        <w:t xml:space="preserve">There can be no object of an abstract </w:t>
      </w:r>
      <w:proofErr w:type="spellStart"/>
      <w:r>
        <w:rPr>
          <w:rFonts w:ascii="Roboto" w:hAnsi="Roboto"/>
        </w:rPr>
        <w:t>class.That</w:t>
      </w:r>
      <w:proofErr w:type="spellEnd"/>
      <w:r>
        <w:rPr>
          <w:rFonts w:ascii="Roboto" w:hAnsi="Roboto"/>
        </w:rPr>
        <w:t xml:space="preserve"> is, an abstract class </w:t>
      </w:r>
      <w:proofErr w:type="spellStart"/>
      <w:r>
        <w:rPr>
          <w:rFonts w:ascii="Roboto" w:hAnsi="Roboto"/>
        </w:rPr>
        <w:t>can not</w:t>
      </w:r>
      <w:proofErr w:type="spellEnd"/>
      <w:r>
        <w:rPr>
          <w:rFonts w:ascii="Roboto" w:hAnsi="Roboto"/>
        </w:rPr>
        <w:t xml:space="preserve"> be directly instantiated with the </w:t>
      </w:r>
      <w:hyperlink r:id="rId38" w:history="1">
        <w:r>
          <w:rPr>
            <w:rStyle w:val="Hyperlink"/>
            <w:rFonts w:ascii="Roboto" w:hAnsi="Roboto"/>
            <w:i/>
            <w:iCs/>
            <w:color w:val="EC4E20"/>
            <w:bdr w:val="none" w:sz="0" w:space="0" w:color="auto" w:frame="1"/>
          </w:rPr>
          <w:t>new operator</w:t>
        </w:r>
      </w:hyperlink>
      <w:r>
        <w:rPr>
          <w:rFonts w:ascii="Roboto" w:hAnsi="Roboto"/>
        </w:rPr>
        <w:t>.</w:t>
      </w:r>
    </w:p>
    <w:p w14:paraId="26C0D590" w14:textId="77777777" w:rsidR="00A45246" w:rsidRDefault="00A45246" w:rsidP="00A54D43">
      <w:pPr>
        <w:numPr>
          <w:ilvl w:val="0"/>
          <w:numId w:val="22"/>
        </w:numPr>
        <w:shd w:val="clear" w:color="auto" w:fill="FFFFFF"/>
        <w:spacing w:after="0" w:line="240" w:lineRule="auto"/>
        <w:ind w:left="540"/>
        <w:textAlignment w:val="baseline"/>
        <w:rPr>
          <w:rFonts w:ascii="Roboto" w:hAnsi="Roboto"/>
        </w:rPr>
      </w:pPr>
      <w:r>
        <w:rPr>
          <w:rFonts w:ascii="Roboto" w:hAnsi="Roboto"/>
        </w:rPr>
        <w:t>An abstract class can have parametrized constructors and default constructor is always present in an abstract class.</w:t>
      </w:r>
    </w:p>
    <w:p w14:paraId="78DDDFC8" w14:textId="77777777" w:rsidR="00A45246" w:rsidRDefault="00A45246" w:rsidP="00A45246">
      <w:pPr>
        <w:pStyle w:val="ListParagraph"/>
        <w:shd w:val="clear" w:color="auto" w:fill="FFFFFF"/>
        <w:spacing w:after="0" w:line="240" w:lineRule="auto"/>
        <w:textAlignment w:val="baseline"/>
        <w:rPr>
          <w:rFonts w:ascii="Roboto" w:eastAsia="Times New Roman" w:hAnsi="Roboto" w:cs="Times New Roman"/>
          <w:b/>
          <w:bCs/>
          <w:sz w:val="24"/>
          <w:szCs w:val="24"/>
          <w:bdr w:val="none" w:sz="0" w:space="0" w:color="auto" w:frame="1"/>
        </w:rPr>
      </w:pPr>
    </w:p>
    <w:p w14:paraId="05A323CF" w14:textId="1C3A04FB" w:rsidR="00A45246" w:rsidRPr="00A45246" w:rsidRDefault="00A45246" w:rsidP="00A45246">
      <w:pPr>
        <w:shd w:val="clear" w:color="auto" w:fill="FFFFFF"/>
        <w:spacing w:after="0" w:line="240" w:lineRule="auto"/>
        <w:textAlignment w:val="baseline"/>
        <w:rPr>
          <w:rFonts w:ascii="Roboto" w:eastAsia="Times New Roman" w:hAnsi="Roboto" w:cs="Times New Roman"/>
          <w:sz w:val="24"/>
          <w:szCs w:val="24"/>
        </w:rPr>
      </w:pPr>
      <w:r w:rsidRPr="00A45246">
        <w:rPr>
          <w:rFonts w:ascii="Roboto" w:eastAsia="Times New Roman" w:hAnsi="Roboto" w:cs="Times New Roman"/>
          <w:b/>
          <w:bCs/>
          <w:sz w:val="24"/>
          <w:szCs w:val="24"/>
          <w:bdr w:val="none" w:sz="0" w:space="0" w:color="auto" w:frame="1"/>
        </w:rPr>
        <w:lastRenderedPageBreak/>
        <w:t>When to use abstract classes and abstract methods with an example</w:t>
      </w:r>
    </w:p>
    <w:p w14:paraId="5EA16D47" w14:textId="77777777" w:rsidR="00A45246" w:rsidRPr="00A45246" w:rsidRDefault="00A45246" w:rsidP="00A45246">
      <w:pPr>
        <w:shd w:val="clear" w:color="auto" w:fill="FFFFFF"/>
        <w:spacing w:after="150" w:line="240" w:lineRule="auto"/>
        <w:textAlignment w:val="baseline"/>
        <w:rPr>
          <w:rFonts w:ascii="Roboto" w:eastAsia="Times New Roman" w:hAnsi="Roboto" w:cs="Times New Roman"/>
          <w:sz w:val="24"/>
          <w:szCs w:val="24"/>
        </w:rPr>
      </w:pPr>
      <w:r w:rsidRPr="00A45246">
        <w:rPr>
          <w:rFonts w:ascii="Roboto" w:eastAsia="Times New Roman" w:hAnsi="Roboto" w:cs="Times New Roman"/>
          <w:sz w:val="24"/>
          <w:szCs w:val="24"/>
        </w:rPr>
        <w:t xml:space="preserve">There are situations in which we will want to define a superclass that declares the structure of a given abstraction without providing a complete implementation of every method. That is, sometimes we will want to create a superclass that only defines a generalization form that will be shared by </w:t>
      </w:r>
      <w:proofErr w:type="gramStart"/>
      <w:r w:rsidRPr="00A45246">
        <w:rPr>
          <w:rFonts w:ascii="Roboto" w:eastAsia="Times New Roman" w:hAnsi="Roboto" w:cs="Times New Roman"/>
          <w:sz w:val="24"/>
          <w:szCs w:val="24"/>
        </w:rPr>
        <w:t>all of</w:t>
      </w:r>
      <w:proofErr w:type="gramEnd"/>
      <w:r w:rsidRPr="00A45246">
        <w:rPr>
          <w:rFonts w:ascii="Roboto" w:eastAsia="Times New Roman" w:hAnsi="Roboto" w:cs="Times New Roman"/>
          <w:sz w:val="24"/>
          <w:szCs w:val="24"/>
        </w:rPr>
        <w:t xml:space="preserve"> its subclasses, leaving it to each subclass to fill in the details.</w:t>
      </w:r>
    </w:p>
    <w:p w14:paraId="71EA15A8" w14:textId="77777777" w:rsidR="00A45246" w:rsidRPr="00A45246" w:rsidRDefault="00A45246" w:rsidP="00A45246">
      <w:pPr>
        <w:shd w:val="clear" w:color="auto" w:fill="FFFFFF"/>
        <w:spacing w:after="150" w:line="240" w:lineRule="auto"/>
        <w:textAlignment w:val="baseline"/>
        <w:rPr>
          <w:rFonts w:ascii="Roboto" w:eastAsia="Times New Roman" w:hAnsi="Roboto" w:cs="Times New Roman"/>
          <w:sz w:val="24"/>
          <w:szCs w:val="24"/>
        </w:rPr>
      </w:pPr>
      <w:r w:rsidRPr="00A45246">
        <w:rPr>
          <w:rFonts w:ascii="Roboto" w:eastAsia="Times New Roman" w:hAnsi="Roboto" w:cs="Times New Roman"/>
          <w:sz w:val="24"/>
          <w:szCs w:val="24"/>
        </w:rPr>
        <w:t xml:space="preserve">Consider a classic “shape” example, perhaps used in a computer-aided design system or game simulation. The base type is “shape” and each shape </w:t>
      </w:r>
      <w:proofErr w:type="gramStart"/>
      <w:r w:rsidRPr="00A45246">
        <w:rPr>
          <w:rFonts w:ascii="Roboto" w:eastAsia="Times New Roman" w:hAnsi="Roboto" w:cs="Times New Roman"/>
          <w:sz w:val="24"/>
          <w:szCs w:val="24"/>
        </w:rPr>
        <w:t>has</w:t>
      </w:r>
      <w:proofErr w:type="gramEnd"/>
      <w:r w:rsidRPr="00A45246">
        <w:rPr>
          <w:rFonts w:ascii="Roboto" w:eastAsia="Times New Roman" w:hAnsi="Roboto" w:cs="Times New Roman"/>
          <w:sz w:val="24"/>
          <w:szCs w:val="24"/>
        </w:rPr>
        <w:t xml:space="preserve"> a color, size and so on. From this, specific types of shapes are derived(inherited)-circle, square, triangle and so on – each of which may have additional characteristics and behaviors. For example, certain shapes can be flipped. Some behaviors may be different, such as when you want to calculate the area of a shape. The type hierarchy embodies both the similarities and differences between the shapes.</w:t>
      </w:r>
    </w:p>
    <w:p w14:paraId="3C4DB835" w14:textId="1ECFF36E" w:rsidR="00A45246" w:rsidRPr="00A45246" w:rsidRDefault="00A45246" w:rsidP="00A45246">
      <w:pPr>
        <w:shd w:val="clear" w:color="auto" w:fill="FFFFFF"/>
        <w:spacing w:after="150" w:line="240" w:lineRule="auto"/>
        <w:textAlignment w:val="baseline"/>
        <w:rPr>
          <w:rFonts w:ascii="Roboto" w:eastAsia="Times New Roman" w:hAnsi="Roboto" w:cs="Times New Roman"/>
          <w:sz w:val="24"/>
          <w:szCs w:val="24"/>
        </w:rPr>
      </w:pPr>
      <w:r w:rsidRPr="00A45246">
        <w:rPr>
          <w:noProof/>
        </w:rPr>
        <w:drawing>
          <wp:inline distT="0" distB="0" distL="0" distR="0" wp14:anchorId="6A637C44" wp14:editId="15E8CB67">
            <wp:extent cx="5943600" cy="3394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94075"/>
                    </a:xfrm>
                    <a:prstGeom prst="rect">
                      <a:avLst/>
                    </a:prstGeom>
                    <a:noFill/>
                    <a:ln>
                      <a:noFill/>
                    </a:ln>
                  </pic:spPr>
                </pic:pic>
              </a:graphicData>
            </a:graphic>
          </wp:inline>
        </w:drawing>
      </w:r>
    </w:p>
    <w:p w14:paraId="17BC390C" w14:textId="299C9610" w:rsidR="00A45246" w:rsidRDefault="00A45246" w:rsidP="00A45246">
      <w:pPr>
        <w:pStyle w:val="Heading2"/>
        <w:shd w:val="clear" w:color="auto" w:fill="FFFFFF"/>
        <w:spacing w:before="0" w:beforeAutospacing="0" w:after="0" w:afterAutospacing="0" w:line="312" w:lineRule="atLeast"/>
        <w:rPr>
          <w:rFonts w:ascii="Arial" w:hAnsi="Arial" w:cs="Arial"/>
          <w:b w:val="0"/>
          <w:bCs w:val="0"/>
          <w:color w:val="3A3A3A"/>
          <w:sz w:val="22"/>
          <w:szCs w:val="22"/>
        </w:rPr>
      </w:pPr>
    </w:p>
    <w:p w14:paraId="70E78E04" w14:textId="77777777" w:rsidR="00A45246" w:rsidRPr="00A45246" w:rsidRDefault="00A45246" w:rsidP="00A45246">
      <w:pPr>
        <w:pStyle w:val="NoSpacing"/>
      </w:pPr>
      <w:r w:rsidRPr="00A45246">
        <w:t xml:space="preserve">// Java program to illustrate the </w:t>
      </w:r>
    </w:p>
    <w:p w14:paraId="7E402F0D" w14:textId="77777777" w:rsidR="00A45246" w:rsidRPr="00A45246" w:rsidRDefault="00A45246" w:rsidP="00A45246">
      <w:pPr>
        <w:pStyle w:val="NoSpacing"/>
      </w:pPr>
      <w:r w:rsidRPr="00A45246">
        <w:t xml:space="preserve">// concept of Abstraction </w:t>
      </w:r>
    </w:p>
    <w:p w14:paraId="7F5A12CF" w14:textId="77777777" w:rsidR="00A45246" w:rsidRPr="00A45246" w:rsidRDefault="00A45246" w:rsidP="00A45246">
      <w:pPr>
        <w:pStyle w:val="NoSpacing"/>
      </w:pPr>
      <w:r w:rsidRPr="00A45246">
        <w:t xml:space="preserve">abstract class Shape </w:t>
      </w:r>
    </w:p>
    <w:p w14:paraId="3D90909A" w14:textId="77777777" w:rsidR="00A45246" w:rsidRPr="00A45246" w:rsidRDefault="00A45246" w:rsidP="00A45246">
      <w:pPr>
        <w:pStyle w:val="NoSpacing"/>
      </w:pPr>
      <w:r w:rsidRPr="00A45246">
        <w:t xml:space="preserve">{ </w:t>
      </w:r>
    </w:p>
    <w:p w14:paraId="6E083218" w14:textId="77777777" w:rsidR="00A45246" w:rsidRPr="00A45246" w:rsidRDefault="00A45246" w:rsidP="00A45246">
      <w:pPr>
        <w:pStyle w:val="NoSpacing"/>
      </w:pPr>
      <w:r w:rsidRPr="00A45246">
        <w:tab/>
        <w:t xml:space="preserve">String color; </w:t>
      </w:r>
    </w:p>
    <w:p w14:paraId="4B76ADDE" w14:textId="77777777" w:rsidR="00A45246" w:rsidRPr="00A45246" w:rsidRDefault="00A45246" w:rsidP="00A45246">
      <w:pPr>
        <w:pStyle w:val="NoSpacing"/>
      </w:pPr>
      <w:r w:rsidRPr="00A45246">
        <w:tab/>
      </w:r>
    </w:p>
    <w:p w14:paraId="22F8EDE6" w14:textId="77777777" w:rsidR="00A45246" w:rsidRPr="00A45246" w:rsidRDefault="00A45246" w:rsidP="00A45246">
      <w:pPr>
        <w:pStyle w:val="NoSpacing"/>
      </w:pPr>
      <w:r w:rsidRPr="00A45246">
        <w:tab/>
        <w:t xml:space="preserve">// these are abstract methods </w:t>
      </w:r>
    </w:p>
    <w:p w14:paraId="42CB58A3" w14:textId="77777777" w:rsidR="00A45246" w:rsidRPr="00A45246" w:rsidRDefault="00A45246" w:rsidP="00A45246">
      <w:pPr>
        <w:pStyle w:val="NoSpacing"/>
      </w:pPr>
      <w:r w:rsidRPr="00A45246">
        <w:tab/>
        <w:t xml:space="preserve">abstract double </w:t>
      </w:r>
      <w:proofErr w:type="gramStart"/>
      <w:r w:rsidRPr="00A45246">
        <w:t>area(</w:t>
      </w:r>
      <w:proofErr w:type="gramEnd"/>
      <w:r w:rsidRPr="00A45246">
        <w:t xml:space="preserve">); </w:t>
      </w:r>
    </w:p>
    <w:p w14:paraId="0E143504" w14:textId="77777777" w:rsidR="00A45246" w:rsidRPr="00A45246" w:rsidRDefault="00A45246" w:rsidP="00A45246">
      <w:pPr>
        <w:pStyle w:val="NoSpacing"/>
      </w:pPr>
      <w:r w:rsidRPr="00A45246">
        <w:tab/>
        <w:t xml:space="preserve">public abstract String </w:t>
      </w:r>
      <w:proofErr w:type="spellStart"/>
      <w:proofErr w:type="gramStart"/>
      <w:r w:rsidRPr="00A45246">
        <w:t>toString</w:t>
      </w:r>
      <w:proofErr w:type="spellEnd"/>
      <w:r w:rsidRPr="00A45246">
        <w:t>(</w:t>
      </w:r>
      <w:proofErr w:type="gramEnd"/>
      <w:r w:rsidRPr="00A45246">
        <w:t xml:space="preserve">); </w:t>
      </w:r>
    </w:p>
    <w:p w14:paraId="38429F17" w14:textId="77777777" w:rsidR="00A45246" w:rsidRPr="00A45246" w:rsidRDefault="00A45246" w:rsidP="00A45246">
      <w:pPr>
        <w:pStyle w:val="NoSpacing"/>
      </w:pPr>
      <w:r w:rsidRPr="00A45246">
        <w:tab/>
      </w:r>
    </w:p>
    <w:p w14:paraId="6EDDF784" w14:textId="77777777" w:rsidR="00A45246" w:rsidRPr="00A45246" w:rsidRDefault="00A45246" w:rsidP="00A45246">
      <w:pPr>
        <w:pStyle w:val="NoSpacing"/>
      </w:pPr>
      <w:r w:rsidRPr="00A45246">
        <w:tab/>
        <w:t xml:space="preserve">// abstract class can have constructor </w:t>
      </w:r>
    </w:p>
    <w:p w14:paraId="546D6BB4" w14:textId="77777777" w:rsidR="00A45246" w:rsidRPr="00A45246" w:rsidRDefault="00A45246" w:rsidP="00A45246">
      <w:pPr>
        <w:pStyle w:val="NoSpacing"/>
      </w:pPr>
      <w:r w:rsidRPr="00A45246">
        <w:lastRenderedPageBreak/>
        <w:tab/>
        <w:t xml:space="preserve">public </w:t>
      </w:r>
      <w:proofErr w:type="gramStart"/>
      <w:r w:rsidRPr="00A45246">
        <w:t>Shape(</w:t>
      </w:r>
      <w:proofErr w:type="gramEnd"/>
      <w:r w:rsidRPr="00A45246">
        <w:t xml:space="preserve">String color) { </w:t>
      </w:r>
    </w:p>
    <w:p w14:paraId="04C9AFD6" w14:textId="77777777" w:rsidR="00A45246" w:rsidRPr="00A45246" w:rsidRDefault="00A45246" w:rsidP="00A45246">
      <w:pPr>
        <w:pStyle w:val="NoSpacing"/>
      </w:pPr>
      <w:r w:rsidRPr="00A45246">
        <w:tab/>
      </w:r>
      <w:r w:rsidRPr="00A45246">
        <w:tab/>
      </w:r>
      <w:proofErr w:type="spellStart"/>
      <w:r w:rsidRPr="00A45246">
        <w:t>System.out.println</w:t>
      </w:r>
      <w:proofErr w:type="spellEnd"/>
      <w:r w:rsidRPr="00A45246">
        <w:t xml:space="preserve">("Shape constructor called"); </w:t>
      </w:r>
    </w:p>
    <w:p w14:paraId="486B573E" w14:textId="77777777" w:rsidR="00A45246" w:rsidRPr="00A45246" w:rsidRDefault="00A45246" w:rsidP="00A45246">
      <w:pPr>
        <w:pStyle w:val="NoSpacing"/>
      </w:pPr>
      <w:r w:rsidRPr="00A45246">
        <w:tab/>
      </w:r>
      <w:r w:rsidRPr="00A45246">
        <w:tab/>
      </w:r>
      <w:proofErr w:type="spellStart"/>
      <w:proofErr w:type="gramStart"/>
      <w:r w:rsidRPr="00A45246">
        <w:t>this.color</w:t>
      </w:r>
      <w:proofErr w:type="spellEnd"/>
      <w:proofErr w:type="gramEnd"/>
      <w:r w:rsidRPr="00A45246">
        <w:t xml:space="preserve"> = color; </w:t>
      </w:r>
    </w:p>
    <w:p w14:paraId="58FECFB2" w14:textId="77777777" w:rsidR="00A45246" w:rsidRPr="00A45246" w:rsidRDefault="00A45246" w:rsidP="00A45246">
      <w:pPr>
        <w:pStyle w:val="NoSpacing"/>
      </w:pPr>
      <w:r w:rsidRPr="00A45246">
        <w:tab/>
        <w:t xml:space="preserve">} </w:t>
      </w:r>
    </w:p>
    <w:p w14:paraId="4272C844" w14:textId="77777777" w:rsidR="00A45246" w:rsidRPr="00A45246" w:rsidRDefault="00A45246" w:rsidP="00A45246">
      <w:pPr>
        <w:pStyle w:val="NoSpacing"/>
      </w:pPr>
      <w:r w:rsidRPr="00A45246">
        <w:tab/>
      </w:r>
    </w:p>
    <w:p w14:paraId="4879A20F" w14:textId="77777777" w:rsidR="00A45246" w:rsidRPr="00A45246" w:rsidRDefault="00A45246" w:rsidP="00A45246">
      <w:pPr>
        <w:pStyle w:val="NoSpacing"/>
      </w:pPr>
      <w:r w:rsidRPr="00A45246">
        <w:tab/>
        <w:t xml:space="preserve">// this is a concrete method </w:t>
      </w:r>
    </w:p>
    <w:p w14:paraId="7D4AEC9E" w14:textId="77777777" w:rsidR="00A45246" w:rsidRPr="00A45246" w:rsidRDefault="00A45246" w:rsidP="00A45246">
      <w:pPr>
        <w:pStyle w:val="NoSpacing"/>
      </w:pPr>
      <w:r w:rsidRPr="00A45246">
        <w:tab/>
        <w:t xml:space="preserve">public String </w:t>
      </w:r>
      <w:proofErr w:type="spellStart"/>
      <w:proofErr w:type="gramStart"/>
      <w:r w:rsidRPr="00A45246">
        <w:t>getColor</w:t>
      </w:r>
      <w:proofErr w:type="spellEnd"/>
      <w:r w:rsidRPr="00A45246">
        <w:t>(</w:t>
      </w:r>
      <w:proofErr w:type="gramEnd"/>
      <w:r w:rsidRPr="00A45246">
        <w:t xml:space="preserve">) { </w:t>
      </w:r>
    </w:p>
    <w:p w14:paraId="3E645B11" w14:textId="77777777" w:rsidR="00A45246" w:rsidRPr="00A45246" w:rsidRDefault="00A45246" w:rsidP="00A45246">
      <w:pPr>
        <w:pStyle w:val="NoSpacing"/>
      </w:pPr>
      <w:r w:rsidRPr="00A45246">
        <w:tab/>
      </w:r>
      <w:r w:rsidRPr="00A45246">
        <w:tab/>
        <w:t xml:space="preserve">return color; </w:t>
      </w:r>
    </w:p>
    <w:p w14:paraId="2B0663C8" w14:textId="77777777" w:rsidR="00A45246" w:rsidRPr="00A45246" w:rsidRDefault="00A45246" w:rsidP="00A45246">
      <w:pPr>
        <w:pStyle w:val="NoSpacing"/>
      </w:pPr>
      <w:r w:rsidRPr="00A45246">
        <w:tab/>
        <w:t xml:space="preserve">} </w:t>
      </w:r>
    </w:p>
    <w:p w14:paraId="2F2EC9DF" w14:textId="77777777" w:rsidR="00A45246" w:rsidRPr="00A45246" w:rsidRDefault="00A45246" w:rsidP="00A45246">
      <w:pPr>
        <w:pStyle w:val="NoSpacing"/>
      </w:pPr>
      <w:r w:rsidRPr="00A45246">
        <w:t xml:space="preserve">} </w:t>
      </w:r>
    </w:p>
    <w:p w14:paraId="31033E2A" w14:textId="77777777" w:rsidR="00A45246" w:rsidRPr="00A45246" w:rsidRDefault="00A45246" w:rsidP="00A45246">
      <w:pPr>
        <w:pStyle w:val="NoSpacing"/>
      </w:pPr>
      <w:r w:rsidRPr="00A45246">
        <w:t xml:space="preserve">class Circle extends Shape </w:t>
      </w:r>
    </w:p>
    <w:p w14:paraId="6474960A" w14:textId="77777777" w:rsidR="00A45246" w:rsidRPr="00A45246" w:rsidRDefault="00A45246" w:rsidP="00A45246">
      <w:pPr>
        <w:pStyle w:val="NoSpacing"/>
      </w:pPr>
      <w:r w:rsidRPr="00A45246">
        <w:t xml:space="preserve">{ </w:t>
      </w:r>
    </w:p>
    <w:p w14:paraId="67ACF418" w14:textId="77777777" w:rsidR="00A45246" w:rsidRPr="00A45246" w:rsidRDefault="00A45246" w:rsidP="00A45246">
      <w:pPr>
        <w:pStyle w:val="NoSpacing"/>
      </w:pPr>
      <w:r w:rsidRPr="00A45246">
        <w:tab/>
        <w:t xml:space="preserve">double radius; </w:t>
      </w:r>
    </w:p>
    <w:p w14:paraId="711D1D39" w14:textId="77777777" w:rsidR="00A45246" w:rsidRPr="00A45246" w:rsidRDefault="00A45246" w:rsidP="00A45246">
      <w:pPr>
        <w:pStyle w:val="NoSpacing"/>
      </w:pPr>
      <w:r w:rsidRPr="00A45246">
        <w:tab/>
      </w:r>
    </w:p>
    <w:p w14:paraId="04F7121D" w14:textId="77777777" w:rsidR="00A45246" w:rsidRPr="00A45246" w:rsidRDefault="00A45246" w:rsidP="00A45246">
      <w:pPr>
        <w:pStyle w:val="NoSpacing"/>
      </w:pPr>
      <w:r w:rsidRPr="00A45246">
        <w:tab/>
        <w:t xml:space="preserve">public </w:t>
      </w:r>
      <w:proofErr w:type="gramStart"/>
      <w:r w:rsidRPr="00A45246">
        <w:t>Circle(</w:t>
      </w:r>
      <w:proofErr w:type="gramEnd"/>
      <w:r w:rsidRPr="00A45246">
        <w:t xml:space="preserve">String </w:t>
      </w:r>
      <w:proofErr w:type="spellStart"/>
      <w:r w:rsidRPr="00A45246">
        <w:t>color,double</w:t>
      </w:r>
      <w:proofErr w:type="spellEnd"/>
      <w:r w:rsidRPr="00A45246">
        <w:t xml:space="preserve"> radius) { </w:t>
      </w:r>
    </w:p>
    <w:p w14:paraId="157EA67F" w14:textId="77777777" w:rsidR="00A45246" w:rsidRPr="00A45246" w:rsidRDefault="00A45246" w:rsidP="00A45246">
      <w:pPr>
        <w:pStyle w:val="NoSpacing"/>
      </w:pPr>
    </w:p>
    <w:p w14:paraId="36C62650" w14:textId="77777777" w:rsidR="00A45246" w:rsidRPr="00A45246" w:rsidRDefault="00A45246" w:rsidP="00A45246">
      <w:pPr>
        <w:pStyle w:val="NoSpacing"/>
      </w:pPr>
      <w:r w:rsidRPr="00A45246">
        <w:tab/>
      </w:r>
      <w:r w:rsidRPr="00A45246">
        <w:tab/>
        <w:t xml:space="preserve">// calling Shape constructor </w:t>
      </w:r>
    </w:p>
    <w:p w14:paraId="6AB88C2C" w14:textId="77777777" w:rsidR="00A45246" w:rsidRPr="00A45246" w:rsidRDefault="00A45246" w:rsidP="00A45246">
      <w:pPr>
        <w:pStyle w:val="NoSpacing"/>
      </w:pPr>
      <w:r w:rsidRPr="00A45246">
        <w:tab/>
      </w:r>
      <w:r w:rsidRPr="00A45246">
        <w:tab/>
        <w:t xml:space="preserve">super(color); </w:t>
      </w:r>
    </w:p>
    <w:p w14:paraId="44E66E44" w14:textId="77777777" w:rsidR="00A45246" w:rsidRPr="00A45246" w:rsidRDefault="00A45246" w:rsidP="00A45246">
      <w:pPr>
        <w:pStyle w:val="NoSpacing"/>
      </w:pPr>
      <w:r w:rsidRPr="00A45246">
        <w:tab/>
      </w:r>
      <w:r w:rsidRPr="00A45246">
        <w:tab/>
      </w:r>
      <w:proofErr w:type="spellStart"/>
      <w:r w:rsidRPr="00A45246">
        <w:t>System.out.println</w:t>
      </w:r>
      <w:proofErr w:type="spellEnd"/>
      <w:r w:rsidRPr="00A45246">
        <w:t xml:space="preserve">("Circle constructor called"); </w:t>
      </w:r>
    </w:p>
    <w:p w14:paraId="57211153" w14:textId="77777777" w:rsidR="00A45246" w:rsidRPr="00A45246" w:rsidRDefault="00A45246" w:rsidP="00A45246">
      <w:pPr>
        <w:pStyle w:val="NoSpacing"/>
      </w:pPr>
      <w:r w:rsidRPr="00A45246">
        <w:tab/>
      </w:r>
      <w:r w:rsidRPr="00A45246">
        <w:tab/>
      </w:r>
      <w:proofErr w:type="spellStart"/>
      <w:proofErr w:type="gramStart"/>
      <w:r w:rsidRPr="00A45246">
        <w:t>this.radius</w:t>
      </w:r>
      <w:proofErr w:type="spellEnd"/>
      <w:proofErr w:type="gramEnd"/>
      <w:r w:rsidRPr="00A45246">
        <w:t xml:space="preserve"> = radius; </w:t>
      </w:r>
    </w:p>
    <w:p w14:paraId="2AA28933" w14:textId="77777777" w:rsidR="00A45246" w:rsidRPr="00A45246" w:rsidRDefault="00A45246" w:rsidP="00A45246">
      <w:pPr>
        <w:pStyle w:val="NoSpacing"/>
      </w:pPr>
      <w:r w:rsidRPr="00A45246">
        <w:tab/>
        <w:t xml:space="preserve">} </w:t>
      </w:r>
    </w:p>
    <w:p w14:paraId="38764085" w14:textId="77777777" w:rsidR="00A45246" w:rsidRPr="00A45246" w:rsidRDefault="00A45246" w:rsidP="00A45246">
      <w:pPr>
        <w:pStyle w:val="NoSpacing"/>
      </w:pPr>
    </w:p>
    <w:p w14:paraId="2B9603BC" w14:textId="77777777" w:rsidR="00A45246" w:rsidRPr="00A45246" w:rsidRDefault="00A45246" w:rsidP="00A45246">
      <w:pPr>
        <w:pStyle w:val="NoSpacing"/>
      </w:pPr>
      <w:r w:rsidRPr="00A45246">
        <w:tab/>
        <w:t>@Override</w:t>
      </w:r>
    </w:p>
    <w:p w14:paraId="351A1FD6" w14:textId="77777777" w:rsidR="00A45246" w:rsidRPr="00A45246" w:rsidRDefault="00A45246" w:rsidP="00A45246">
      <w:pPr>
        <w:pStyle w:val="NoSpacing"/>
      </w:pPr>
      <w:r w:rsidRPr="00A45246">
        <w:tab/>
        <w:t xml:space="preserve">double </w:t>
      </w:r>
      <w:proofErr w:type="gramStart"/>
      <w:r w:rsidRPr="00A45246">
        <w:t>area(</w:t>
      </w:r>
      <w:proofErr w:type="gramEnd"/>
      <w:r w:rsidRPr="00A45246">
        <w:t xml:space="preserve">) { </w:t>
      </w:r>
    </w:p>
    <w:p w14:paraId="464414BB" w14:textId="77777777" w:rsidR="00A45246" w:rsidRPr="00A45246" w:rsidRDefault="00A45246" w:rsidP="00A45246">
      <w:pPr>
        <w:pStyle w:val="NoSpacing"/>
      </w:pPr>
      <w:r w:rsidRPr="00A45246">
        <w:tab/>
      </w:r>
      <w:r w:rsidRPr="00A45246">
        <w:tab/>
        <w:t xml:space="preserve">return </w:t>
      </w:r>
      <w:proofErr w:type="spellStart"/>
      <w:r w:rsidRPr="00A45246">
        <w:t>Math.PI</w:t>
      </w:r>
      <w:proofErr w:type="spellEnd"/>
      <w:r w:rsidRPr="00A45246">
        <w:t xml:space="preserve"> * </w:t>
      </w:r>
      <w:proofErr w:type="spellStart"/>
      <w:proofErr w:type="gramStart"/>
      <w:r w:rsidRPr="00A45246">
        <w:t>Math.pow</w:t>
      </w:r>
      <w:proofErr w:type="spellEnd"/>
      <w:r w:rsidRPr="00A45246">
        <w:t>(</w:t>
      </w:r>
      <w:proofErr w:type="gramEnd"/>
      <w:r w:rsidRPr="00A45246">
        <w:t xml:space="preserve">radius, 2); </w:t>
      </w:r>
    </w:p>
    <w:p w14:paraId="3CDC286B" w14:textId="77777777" w:rsidR="00A45246" w:rsidRPr="00A45246" w:rsidRDefault="00A45246" w:rsidP="00A45246">
      <w:pPr>
        <w:pStyle w:val="NoSpacing"/>
      </w:pPr>
      <w:r w:rsidRPr="00A45246">
        <w:tab/>
        <w:t xml:space="preserve">} </w:t>
      </w:r>
    </w:p>
    <w:p w14:paraId="65076C95" w14:textId="77777777" w:rsidR="00A45246" w:rsidRPr="00A45246" w:rsidRDefault="00A45246" w:rsidP="00A45246">
      <w:pPr>
        <w:pStyle w:val="NoSpacing"/>
      </w:pPr>
    </w:p>
    <w:p w14:paraId="68DD768E" w14:textId="77777777" w:rsidR="00A45246" w:rsidRPr="00A45246" w:rsidRDefault="00A45246" w:rsidP="00A45246">
      <w:pPr>
        <w:pStyle w:val="NoSpacing"/>
      </w:pPr>
      <w:r w:rsidRPr="00A45246">
        <w:tab/>
        <w:t>@Override</w:t>
      </w:r>
    </w:p>
    <w:p w14:paraId="131A0B0B" w14:textId="77777777" w:rsidR="00A45246" w:rsidRPr="00A45246" w:rsidRDefault="00A45246" w:rsidP="00A45246">
      <w:pPr>
        <w:pStyle w:val="NoSpacing"/>
      </w:pPr>
      <w:r w:rsidRPr="00A45246">
        <w:tab/>
        <w:t xml:space="preserve">public String </w:t>
      </w:r>
      <w:proofErr w:type="spellStart"/>
      <w:proofErr w:type="gramStart"/>
      <w:r w:rsidRPr="00A45246">
        <w:t>toString</w:t>
      </w:r>
      <w:proofErr w:type="spellEnd"/>
      <w:r w:rsidRPr="00A45246">
        <w:t>(</w:t>
      </w:r>
      <w:proofErr w:type="gramEnd"/>
      <w:r w:rsidRPr="00A45246">
        <w:t xml:space="preserve">) { </w:t>
      </w:r>
    </w:p>
    <w:p w14:paraId="69265639" w14:textId="77777777" w:rsidR="00A45246" w:rsidRPr="00A45246" w:rsidRDefault="00A45246" w:rsidP="00A45246">
      <w:pPr>
        <w:pStyle w:val="NoSpacing"/>
      </w:pPr>
      <w:r w:rsidRPr="00A45246">
        <w:tab/>
      </w:r>
      <w:r w:rsidRPr="00A45246">
        <w:tab/>
        <w:t xml:space="preserve">return "Circle color is " + </w:t>
      </w:r>
      <w:proofErr w:type="spellStart"/>
      <w:proofErr w:type="gramStart"/>
      <w:r w:rsidRPr="00A45246">
        <w:t>super.color</w:t>
      </w:r>
      <w:proofErr w:type="spellEnd"/>
      <w:proofErr w:type="gramEnd"/>
      <w:r w:rsidRPr="00A45246">
        <w:t xml:space="preserve"> + </w:t>
      </w:r>
    </w:p>
    <w:p w14:paraId="7EC6AF81" w14:textId="77777777" w:rsidR="00A45246" w:rsidRPr="00A45246" w:rsidRDefault="00A45246" w:rsidP="00A45246">
      <w:pPr>
        <w:pStyle w:val="NoSpacing"/>
      </w:pPr>
      <w:r w:rsidRPr="00A45246">
        <w:tab/>
      </w:r>
      <w:r w:rsidRPr="00A45246">
        <w:tab/>
      </w:r>
      <w:r w:rsidRPr="00A45246">
        <w:tab/>
      </w:r>
      <w:r w:rsidRPr="00A45246">
        <w:tab/>
      </w:r>
      <w:r w:rsidRPr="00A45246">
        <w:tab/>
        <w:t xml:space="preserve">"and area </w:t>
      </w:r>
      <w:proofErr w:type="gramStart"/>
      <w:r w:rsidRPr="00A45246">
        <w:t>is :</w:t>
      </w:r>
      <w:proofErr w:type="gramEnd"/>
      <w:r w:rsidRPr="00A45246">
        <w:t xml:space="preserve"> " + area(); </w:t>
      </w:r>
    </w:p>
    <w:p w14:paraId="2747F029" w14:textId="77777777" w:rsidR="00A45246" w:rsidRPr="00A45246" w:rsidRDefault="00A45246" w:rsidP="00A45246">
      <w:pPr>
        <w:pStyle w:val="NoSpacing"/>
      </w:pPr>
      <w:r w:rsidRPr="00A45246">
        <w:tab/>
        <w:t xml:space="preserve">} </w:t>
      </w:r>
    </w:p>
    <w:p w14:paraId="0DD517F5" w14:textId="77777777" w:rsidR="00A45246" w:rsidRPr="00A45246" w:rsidRDefault="00A45246" w:rsidP="00A45246">
      <w:pPr>
        <w:pStyle w:val="NoSpacing"/>
      </w:pPr>
      <w:r w:rsidRPr="00A45246">
        <w:tab/>
      </w:r>
    </w:p>
    <w:p w14:paraId="4304DB49" w14:textId="77777777" w:rsidR="00A45246" w:rsidRPr="00A45246" w:rsidRDefault="00A45246" w:rsidP="00A45246">
      <w:pPr>
        <w:pStyle w:val="NoSpacing"/>
      </w:pPr>
      <w:r w:rsidRPr="00A45246">
        <w:t xml:space="preserve">} </w:t>
      </w:r>
    </w:p>
    <w:p w14:paraId="2C5D4BB9" w14:textId="77777777" w:rsidR="00A45246" w:rsidRPr="00A45246" w:rsidRDefault="00A45246" w:rsidP="00A45246">
      <w:pPr>
        <w:pStyle w:val="NoSpacing"/>
      </w:pPr>
      <w:r w:rsidRPr="00A45246">
        <w:t xml:space="preserve">class Rectangle extends </w:t>
      </w:r>
      <w:proofErr w:type="gramStart"/>
      <w:r w:rsidRPr="00A45246">
        <w:t>Shape{</w:t>
      </w:r>
      <w:proofErr w:type="gramEnd"/>
      <w:r w:rsidRPr="00A45246">
        <w:t xml:space="preserve"> </w:t>
      </w:r>
    </w:p>
    <w:p w14:paraId="122EC7A2" w14:textId="77777777" w:rsidR="00A45246" w:rsidRPr="00A45246" w:rsidRDefault="00A45246" w:rsidP="00A45246">
      <w:pPr>
        <w:pStyle w:val="NoSpacing"/>
      </w:pPr>
    </w:p>
    <w:p w14:paraId="27AD5A02" w14:textId="77777777" w:rsidR="00A45246" w:rsidRPr="00A45246" w:rsidRDefault="00A45246" w:rsidP="00A45246">
      <w:pPr>
        <w:pStyle w:val="NoSpacing"/>
      </w:pPr>
      <w:r w:rsidRPr="00A45246">
        <w:tab/>
        <w:t xml:space="preserve">double length; </w:t>
      </w:r>
    </w:p>
    <w:p w14:paraId="4062D57E" w14:textId="77777777" w:rsidR="00A45246" w:rsidRPr="00A45246" w:rsidRDefault="00A45246" w:rsidP="00A45246">
      <w:pPr>
        <w:pStyle w:val="NoSpacing"/>
      </w:pPr>
      <w:r w:rsidRPr="00A45246">
        <w:tab/>
        <w:t xml:space="preserve">double width; </w:t>
      </w:r>
    </w:p>
    <w:p w14:paraId="2AA529A7" w14:textId="77777777" w:rsidR="00A45246" w:rsidRPr="00A45246" w:rsidRDefault="00A45246" w:rsidP="00A45246">
      <w:pPr>
        <w:pStyle w:val="NoSpacing"/>
      </w:pPr>
      <w:r w:rsidRPr="00A45246">
        <w:tab/>
      </w:r>
    </w:p>
    <w:p w14:paraId="1D3BAE35" w14:textId="77777777" w:rsidR="00A45246" w:rsidRPr="00A45246" w:rsidRDefault="00A45246" w:rsidP="00A45246">
      <w:pPr>
        <w:pStyle w:val="NoSpacing"/>
      </w:pPr>
      <w:r w:rsidRPr="00A45246">
        <w:tab/>
        <w:t xml:space="preserve">public </w:t>
      </w:r>
      <w:proofErr w:type="gramStart"/>
      <w:r w:rsidRPr="00A45246">
        <w:t>Rectangle(</w:t>
      </w:r>
      <w:proofErr w:type="gramEnd"/>
      <w:r w:rsidRPr="00A45246">
        <w:t xml:space="preserve">String </w:t>
      </w:r>
      <w:proofErr w:type="spellStart"/>
      <w:r w:rsidRPr="00A45246">
        <w:t>color,double</w:t>
      </w:r>
      <w:proofErr w:type="spellEnd"/>
      <w:r w:rsidRPr="00A45246">
        <w:t xml:space="preserve"> </w:t>
      </w:r>
      <w:proofErr w:type="spellStart"/>
      <w:r w:rsidRPr="00A45246">
        <w:t>length,double</w:t>
      </w:r>
      <w:proofErr w:type="spellEnd"/>
      <w:r w:rsidRPr="00A45246">
        <w:t xml:space="preserve"> width) { </w:t>
      </w:r>
    </w:p>
    <w:p w14:paraId="1596E61F" w14:textId="77777777" w:rsidR="00A45246" w:rsidRPr="00A45246" w:rsidRDefault="00A45246" w:rsidP="00A45246">
      <w:pPr>
        <w:pStyle w:val="NoSpacing"/>
      </w:pPr>
      <w:r w:rsidRPr="00A45246">
        <w:tab/>
      </w:r>
      <w:r w:rsidRPr="00A45246">
        <w:tab/>
        <w:t xml:space="preserve">// calling Shape constructor </w:t>
      </w:r>
    </w:p>
    <w:p w14:paraId="5906F5F2" w14:textId="77777777" w:rsidR="00A45246" w:rsidRPr="00A45246" w:rsidRDefault="00A45246" w:rsidP="00A45246">
      <w:pPr>
        <w:pStyle w:val="NoSpacing"/>
      </w:pPr>
      <w:r w:rsidRPr="00A45246">
        <w:tab/>
      </w:r>
      <w:r w:rsidRPr="00A45246">
        <w:tab/>
        <w:t xml:space="preserve">super(color); </w:t>
      </w:r>
    </w:p>
    <w:p w14:paraId="7B163813" w14:textId="77777777" w:rsidR="00A45246" w:rsidRPr="00A45246" w:rsidRDefault="00A45246" w:rsidP="00A45246">
      <w:pPr>
        <w:pStyle w:val="NoSpacing"/>
      </w:pPr>
      <w:r w:rsidRPr="00A45246">
        <w:tab/>
      </w:r>
      <w:r w:rsidRPr="00A45246">
        <w:tab/>
      </w:r>
      <w:proofErr w:type="spellStart"/>
      <w:r w:rsidRPr="00A45246">
        <w:t>System.out.println</w:t>
      </w:r>
      <w:proofErr w:type="spellEnd"/>
      <w:r w:rsidRPr="00A45246">
        <w:t xml:space="preserve">("Rectangle constructor called"); </w:t>
      </w:r>
    </w:p>
    <w:p w14:paraId="1E723813" w14:textId="77777777" w:rsidR="00A45246" w:rsidRPr="00A45246" w:rsidRDefault="00A45246" w:rsidP="00A45246">
      <w:pPr>
        <w:pStyle w:val="NoSpacing"/>
      </w:pPr>
      <w:r w:rsidRPr="00A45246">
        <w:tab/>
      </w:r>
      <w:r w:rsidRPr="00A45246">
        <w:tab/>
      </w:r>
      <w:proofErr w:type="spellStart"/>
      <w:proofErr w:type="gramStart"/>
      <w:r w:rsidRPr="00A45246">
        <w:t>this.length</w:t>
      </w:r>
      <w:proofErr w:type="spellEnd"/>
      <w:proofErr w:type="gramEnd"/>
      <w:r w:rsidRPr="00A45246">
        <w:t xml:space="preserve"> = length; </w:t>
      </w:r>
    </w:p>
    <w:p w14:paraId="1EDDFE75" w14:textId="77777777" w:rsidR="00A45246" w:rsidRPr="00A45246" w:rsidRDefault="00A45246" w:rsidP="00A45246">
      <w:pPr>
        <w:pStyle w:val="NoSpacing"/>
      </w:pPr>
      <w:r w:rsidRPr="00A45246">
        <w:tab/>
      </w:r>
      <w:r w:rsidRPr="00A45246">
        <w:tab/>
      </w:r>
      <w:proofErr w:type="spellStart"/>
      <w:proofErr w:type="gramStart"/>
      <w:r w:rsidRPr="00A45246">
        <w:t>this.width</w:t>
      </w:r>
      <w:proofErr w:type="spellEnd"/>
      <w:proofErr w:type="gramEnd"/>
      <w:r w:rsidRPr="00A45246">
        <w:t xml:space="preserve"> = width; </w:t>
      </w:r>
    </w:p>
    <w:p w14:paraId="457781E8" w14:textId="77777777" w:rsidR="00A45246" w:rsidRPr="00A45246" w:rsidRDefault="00A45246" w:rsidP="00A45246">
      <w:pPr>
        <w:pStyle w:val="NoSpacing"/>
      </w:pPr>
      <w:r w:rsidRPr="00A45246">
        <w:tab/>
        <w:t xml:space="preserve">} </w:t>
      </w:r>
    </w:p>
    <w:p w14:paraId="14BF6BFD" w14:textId="77777777" w:rsidR="00A45246" w:rsidRPr="00A45246" w:rsidRDefault="00A45246" w:rsidP="00A45246">
      <w:pPr>
        <w:pStyle w:val="NoSpacing"/>
      </w:pPr>
      <w:r w:rsidRPr="00A45246">
        <w:tab/>
      </w:r>
    </w:p>
    <w:p w14:paraId="0E9E8010" w14:textId="77777777" w:rsidR="00A45246" w:rsidRPr="00A45246" w:rsidRDefault="00A45246" w:rsidP="00A45246">
      <w:pPr>
        <w:pStyle w:val="NoSpacing"/>
      </w:pPr>
      <w:r w:rsidRPr="00A45246">
        <w:tab/>
        <w:t>@Override</w:t>
      </w:r>
    </w:p>
    <w:p w14:paraId="71A38D4C" w14:textId="77777777" w:rsidR="00A45246" w:rsidRPr="00A45246" w:rsidRDefault="00A45246" w:rsidP="00A45246">
      <w:pPr>
        <w:pStyle w:val="NoSpacing"/>
      </w:pPr>
      <w:r w:rsidRPr="00A45246">
        <w:lastRenderedPageBreak/>
        <w:tab/>
        <w:t xml:space="preserve">double </w:t>
      </w:r>
      <w:proofErr w:type="gramStart"/>
      <w:r w:rsidRPr="00A45246">
        <w:t>area(</w:t>
      </w:r>
      <w:proofErr w:type="gramEnd"/>
      <w:r w:rsidRPr="00A45246">
        <w:t xml:space="preserve">) { </w:t>
      </w:r>
    </w:p>
    <w:p w14:paraId="2A709240" w14:textId="77777777" w:rsidR="00A45246" w:rsidRPr="00A45246" w:rsidRDefault="00A45246" w:rsidP="00A45246">
      <w:pPr>
        <w:pStyle w:val="NoSpacing"/>
      </w:pPr>
      <w:r w:rsidRPr="00A45246">
        <w:tab/>
      </w:r>
      <w:r w:rsidRPr="00A45246">
        <w:tab/>
        <w:t xml:space="preserve">return length*width; </w:t>
      </w:r>
    </w:p>
    <w:p w14:paraId="3BA75B9F" w14:textId="77777777" w:rsidR="00A45246" w:rsidRPr="00A45246" w:rsidRDefault="00A45246" w:rsidP="00A45246">
      <w:pPr>
        <w:pStyle w:val="NoSpacing"/>
      </w:pPr>
      <w:r w:rsidRPr="00A45246">
        <w:tab/>
        <w:t xml:space="preserve">} </w:t>
      </w:r>
    </w:p>
    <w:p w14:paraId="1E72A959" w14:textId="77777777" w:rsidR="00A45246" w:rsidRPr="00A45246" w:rsidRDefault="00A45246" w:rsidP="00A45246">
      <w:pPr>
        <w:pStyle w:val="NoSpacing"/>
      </w:pPr>
    </w:p>
    <w:p w14:paraId="2FD772DB" w14:textId="77777777" w:rsidR="00A45246" w:rsidRPr="00A45246" w:rsidRDefault="00A45246" w:rsidP="00A45246">
      <w:pPr>
        <w:pStyle w:val="NoSpacing"/>
      </w:pPr>
      <w:r w:rsidRPr="00A45246">
        <w:tab/>
        <w:t>@Override</w:t>
      </w:r>
    </w:p>
    <w:p w14:paraId="775E05E2" w14:textId="77777777" w:rsidR="00A45246" w:rsidRPr="00A45246" w:rsidRDefault="00A45246" w:rsidP="00A45246">
      <w:pPr>
        <w:pStyle w:val="NoSpacing"/>
      </w:pPr>
      <w:r w:rsidRPr="00A45246">
        <w:tab/>
        <w:t xml:space="preserve">public String </w:t>
      </w:r>
      <w:proofErr w:type="spellStart"/>
      <w:proofErr w:type="gramStart"/>
      <w:r w:rsidRPr="00A45246">
        <w:t>toString</w:t>
      </w:r>
      <w:proofErr w:type="spellEnd"/>
      <w:r w:rsidRPr="00A45246">
        <w:t>(</w:t>
      </w:r>
      <w:proofErr w:type="gramEnd"/>
      <w:r w:rsidRPr="00A45246">
        <w:t xml:space="preserve">) { </w:t>
      </w:r>
    </w:p>
    <w:p w14:paraId="6D14B67F" w14:textId="77777777" w:rsidR="00A45246" w:rsidRPr="00A45246" w:rsidRDefault="00A45246" w:rsidP="00A45246">
      <w:pPr>
        <w:pStyle w:val="NoSpacing"/>
      </w:pPr>
      <w:r w:rsidRPr="00A45246">
        <w:tab/>
      </w:r>
      <w:r w:rsidRPr="00A45246">
        <w:tab/>
        <w:t xml:space="preserve">return "Rectangle color is " + </w:t>
      </w:r>
      <w:proofErr w:type="spellStart"/>
      <w:proofErr w:type="gramStart"/>
      <w:r w:rsidRPr="00A45246">
        <w:t>super.color</w:t>
      </w:r>
      <w:proofErr w:type="spellEnd"/>
      <w:proofErr w:type="gramEnd"/>
      <w:r w:rsidRPr="00A45246">
        <w:t xml:space="preserve"> + </w:t>
      </w:r>
    </w:p>
    <w:p w14:paraId="4EAA08AB" w14:textId="77777777" w:rsidR="00A45246" w:rsidRPr="00A45246" w:rsidRDefault="00A45246" w:rsidP="00A45246">
      <w:pPr>
        <w:pStyle w:val="NoSpacing"/>
      </w:pPr>
      <w:r w:rsidRPr="00A45246">
        <w:tab/>
      </w:r>
      <w:r w:rsidRPr="00A45246">
        <w:tab/>
      </w:r>
      <w:r w:rsidRPr="00A45246">
        <w:tab/>
      </w:r>
      <w:r w:rsidRPr="00A45246">
        <w:tab/>
      </w:r>
      <w:r w:rsidRPr="00A45246">
        <w:tab/>
      </w:r>
      <w:r w:rsidRPr="00A45246">
        <w:tab/>
        <w:t xml:space="preserve">"and area </w:t>
      </w:r>
      <w:proofErr w:type="gramStart"/>
      <w:r w:rsidRPr="00A45246">
        <w:t>is :</w:t>
      </w:r>
      <w:proofErr w:type="gramEnd"/>
      <w:r w:rsidRPr="00A45246">
        <w:t xml:space="preserve"> " + area(); </w:t>
      </w:r>
    </w:p>
    <w:p w14:paraId="6C1B5C90" w14:textId="77777777" w:rsidR="00A45246" w:rsidRPr="00A45246" w:rsidRDefault="00A45246" w:rsidP="00A45246">
      <w:pPr>
        <w:pStyle w:val="NoSpacing"/>
      </w:pPr>
      <w:r w:rsidRPr="00A45246">
        <w:tab/>
        <w:t xml:space="preserve">} </w:t>
      </w:r>
    </w:p>
    <w:p w14:paraId="70BAF559" w14:textId="77777777" w:rsidR="00A45246" w:rsidRPr="00A45246" w:rsidRDefault="00A45246" w:rsidP="00A45246">
      <w:pPr>
        <w:pStyle w:val="NoSpacing"/>
      </w:pPr>
    </w:p>
    <w:p w14:paraId="4F634D0B" w14:textId="77777777" w:rsidR="00A45246" w:rsidRPr="00A45246" w:rsidRDefault="00A45246" w:rsidP="00A45246">
      <w:pPr>
        <w:pStyle w:val="NoSpacing"/>
      </w:pPr>
      <w:r w:rsidRPr="00A45246">
        <w:t xml:space="preserve">} </w:t>
      </w:r>
    </w:p>
    <w:p w14:paraId="2F8F86A0" w14:textId="77777777" w:rsidR="00A45246" w:rsidRPr="00A45246" w:rsidRDefault="00A45246" w:rsidP="00A45246">
      <w:pPr>
        <w:pStyle w:val="NoSpacing"/>
      </w:pPr>
      <w:r w:rsidRPr="00A45246">
        <w:t xml:space="preserve">public class Test </w:t>
      </w:r>
    </w:p>
    <w:p w14:paraId="302C639F" w14:textId="77777777" w:rsidR="00A45246" w:rsidRPr="00A45246" w:rsidRDefault="00A45246" w:rsidP="00A45246">
      <w:pPr>
        <w:pStyle w:val="NoSpacing"/>
      </w:pPr>
      <w:r w:rsidRPr="00A45246">
        <w:t xml:space="preserve">{ </w:t>
      </w:r>
    </w:p>
    <w:p w14:paraId="31F686C8" w14:textId="77777777" w:rsidR="00A45246" w:rsidRPr="00A45246" w:rsidRDefault="00A45246" w:rsidP="00A45246">
      <w:pPr>
        <w:pStyle w:val="NoSpacing"/>
      </w:pPr>
      <w:r w:rsidRPr="00A45246">
        <w:tab/>
        <w:t xml:space="preserve">public static void </w:t>
      </w:r>
      <w:proofErr w:type="gramStart"/>
      <w:r w:rsidRPr="00A45246">
        <w:t>main(</w:t>
      </w:r>
      <w:proofErr w:type="gramEnd"/>
      <w:r w:rsidRPr="00A45246">
        <w:t xml:space="preserve">String[] </w:t>
      </w:r>
      <w:proofErr w:type="spellStart"/>
      <w:r w:rsidRPr="00A45246">
        <w:t>args</w:t>
      </w:r>
      <w:proofErr w:type="spellEnd"/>
      <w:r w:rsidRPr="00A45246">
        <w:t xml:space="preserve">) </w:t>
      </w:r>
    </w:p>
    <w:p w14:paraId="599D6D16" w14:textId="77777777" w:rsidR="00A45246" w:rsidRPr="00A45246" w:rsidRDefault="00A45246" w:rsidP="00A45246">
      <w:pPr>
        <w:pStyle w:val="NoSpacing"/>
      </w:pPr>
      <w:r w:rsidRPr="00A45246">
        <w:tab/>
        <w:t xml:space="preserve">{ </w:t>
      </w:r>
    </w:p>
    <w:p w14:paraId="076EDB4F" w14:textId="77777777" w:rsidR="00A45246" w:rsidRPr="00A45246" w:rsidRDefault="00A45246" w:rsidP="00A45246">
      <w:pPr>
        <w:pStyle w:val="NoSpacing"/>
      </w:pPr>
      <w:r w:rsidRPr="00A45246">
        <w:tab/>
      </w:r>
      <w:r w:rsidRPr="00A45246">
        <w:tab/>
        <w:t xml:space="preserve">Shape s1 = new </w:t>
      </w:r>
      <w:proofErr w:type="gramStart"/>
      <w:r w:rsidRPr="00A45246">
        <w:t>Circle(</w:t>
      </w:r>
      <w:proofErr w:type="gramEnd"/>
      <w:r w:rsidRPr="00A45246">
        <w:t xml:space="preserve">"Red", 2.2); </w:t>
      </w:r>
    </w:p>
    <w:p w14:paraId="42E011E8" w14:textId="77777777" w:rsidR="00A45246" w:rsidRPr="00A45246" w:rsidRDefault="00A45246" w:rsidP="00A45246">
      <w:pPr>
        <w:pStyle w:val="NoSpacing"/>
      </w:pPr>
      <w:r w:rsidRPr="00A45246">
        <w:tab/>
      </w:r>
      <w:r w:rsidRPr="00A45246">
        <w:tab/>
        <w:t xml:space="preserve">Shape s2 = new </w:t>
      </w:r>
      <w:proofErr w:type="gramStart"/>
      <w:r w:rsidRPr="00A45246">
        <w:t>Rectangle(</w:t>
      </w:r>
      <w:proofErr w:type="gramEnd"/>
      <w:r w:rsidRPr="00A45246">
        <w:t xml:space="preserve">"Yellow", 2, 4); </w:t>
      </w:r>
    </w:p>
    <w:p w14:paraId="291BD191" w14:textId="77777777" w:rsidR="00A45246" w:rsidRPr="00A45246" w:rsidRDefault="00A45246" w:rsidP="00A45246">
      <w:pPr>
        <w:pStyle w:val="NoSpacing"/>
      </w:pPr>
      <w:r w:rsidRPr="00A45246">
        <w:tab/>
      </w:r>
      <w:r w:rsidRPr="00A45246">
        <w:tab/>
      </w:r>
    </w:p>
    <w:p w14:paraId="2B436AD0" w14:textId="77777777" w:rsidR="00A45246" w:rsidRPr="00A45246" w:rsidRDefault="00A45246" w:rsidP="00A45246">
      <w:pPr>
        <w:pStyle w:val="NoSpacing"/>
      </w:pPr>
      <w:r w:rsidRPr="00A45246">
        <w:tab/>
      </w:r>
      <w:r w:rsidRPr="00A45246">
        <w:tab/>
      </w:r>
      <w:proofErr w:type="spellStart"/>
      <w:r w:rsidRPr="00A45246">
        <w:t>System.out.println</w:t>
      </w:r>
      <w:proofErr w:type="spellEnd"/>
      <w:r w:rsidRPr="00A45246">
        <w:t>(s</w:t>
      </w:r>
      <w:proofErr w:type="gramStart"/>
      <w:r w:rsidRPr="00A45246">
        <w:t>1.toString</w:t>
      </w:r>
      <w:proofErr w:type="gramEnd"/>
      <w:r w:rsidRPr="00A45246">
        <w:t xml:space="preserve">()); </w:t>
      </w:r>
    </w:p>
    <w:p w14:paraId="54657DCF" w14:textId="77777777" w:rsidR="00A45246" w:rsidRPr="00A45246" w:rsidRDefault="00A45246" w:rsidP="00A45246">
      <w:pPr>
        <w:pStyle w:val="NoSpacing"/>
      </w:pPr>
      <w:r w:rsidRPr="00A45246">
        <w:tab/>
      </w:r>
      <w:r w:rsidRPr="00A45246">
        <w:tab/>
      </w:r>
      <w:proofErr w:type="spellStart"/>
      <w:r w:rsidRPr="00A45246">
        <w:t>System.out.println</w:t>
      </w:r>
      <w:proofErr w:type="spellEnd"/>
      <w:r w:rsidRPr="00A45246">
        <w:t>(s</w:t>
      </w:r>
      <w:proofErr w:type="gramStart"/>
      <w:r w:rsidRPr="00A45246">
        <w:t>2.toString</w:t>
      </w:r>
      <w:proofErr w:type="gramEnd"/>
      <w:r w:rsidRPr="00A45246">
        <w:t xml:space="preserve">()); </w:t>
      </w:r>
    </w:p>
    <w:p w14:paraId="54985CA5" w14:textId="77777777" w:rsidR="00A45246" w:rsidRPr="00A45246" w:rsidRDefault="00A45246" w:rsidP="00A45246">
      <w:pPr>
        <w:pStyle w:val="NoSpacing"/>
      </w:pPr>
      <w:r w:rsidRPr="00A45246">
        <w:tab/>
        <w:t xml:space="preserve">} </w:t>
      </w:r>
    </w:p>
    <w:p w14:paraId="7735A0A7" w14:textId="0AAA7F57" w:rsidR="00A45246" w:rsidRDefault="00A45246" w:rsidP="00A45246">
      <w:pPr>
        <w:pStyle w:val="NoSpacing"/>
      </w:pPr>
      <w:r w:rsidRPr="00A45246">
        <w:t>}</w:t>
      </w:r>
    </w:p>
    <w:p w14:paraId="3409620F" w14:textId="77777777" w:rsidR="00A45246" w:rsidRPr="00A45246" w:rsidRDefault="00A45246" w:rsidP="00A45246">
      <w:pPr>
        <w:shd w:val="clear" w:color="auto" w:fill="FFFFFF"/>
        <w:spacing w:after="150" w:line="240" w:lineRule="auto"/>
        <w:textAlignment w:val="baseline"/>
        <w:rPr>
          <w:rFonts w:ascii="Roboto" w:eastAsia="Times New Roman" w:hAnsi="Roboto" w:cs="Times New Roman"/>
          <w:sz w:val="24"/>
          <w:szCs w:val="24"/>
        </w:rPr>
      </w:pPr>
      <w:r w:rsidRPr="00A45246">
        <w:rPr>
          <w:rFonts w:ascii="Roboto" w:eastAsia="Times New Roman" w:hAnsi="Roboto" w:cs="Times New Roman"/>
          <w:sz w:val="24"/>
          <w:szCs w:val="24"/>
        </w:rPr>
        <w:t>Output:</w:t>
      </w:r>
    </w:p>
    <w:p w14:paraId="6703B995" w14:textId="77777777" w:rsidR="00A45246" w:rsidRPr="00A45246" w:rsidRDefault="00A45246" w:rsidP="00A4524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A45246">
        <w:rPr>
          <w:rFonts w:ascii="Consolas" w:eastAsia="Times New Roman" w:hAnsi="Consolas" w:cs="Courier New"/>
          <w:sz w:val="23"/>
          <w:szCs w:val="23"/>
        </w:rPr>
        <w:t>Shape constructor called</w:t>
      </w:r>
    </w:p>
    <w:p w14:paraId="14F364B2" w14:textId="77777777" w:rsidR="00A45246" w:rsidRPr="00A45246" w:rsidRDefault="00A45246" w:rsidP="00A4524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A45246">
        <w:rPr>
          <w:rFonts w:ascii="Consolas" w:eastAsia="Times New Roman" w:hAnsi="Consolas" w:cs="Courier New"/>
          <w:sz w:val="23"/>
          <w:szCs w:val="23"/>
        </w:rPr>
        <w:t>Circle constructor called</w:t>
      </w:r>
    </w:p>
    <w:p w14:paraId="586AB2CA" w14:textId="77777777" w:rsidR="00A45246" w:rsidRPr="00A45246" w:rsidRDefault="00A45246" w:rsidP="00A4524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A45246">
        <w:rPr>
          <w:rFonts w:ascii="Consolas" w:eastAsia="Times New Roman" w:hAnsi="Consolas" w:cs="Courier New"/>
          <w:sz w:val="23"/>
          <w:szCs w:val="23"/>
        </w:rPr>
        <w:t>Shape constructor called</w:t>
      </w:r>
    </w:p>
    <w:p w14:paraId="1059DD15" w14:textId="77777777" w:rsidR="00A45246" w:rsidRPr="00A45246" w:rsidRDefault="00A45246" w:rsidP="00A4524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A45246">
        <w:rPr>
          <w:rFonts w:ascii="Consolas" w:eastAsia="Times New Roman" w:hAnsi="Consolas" w:cs="Courier New"/>
          <w:sz w:val="23"/>
          <w:szCs w:val="23"/>
        </w:rPr>
        <w:t>Rectangle constructor called</w:t>
      </w:r>
    </w:p>
    <w:p w14:paraId="62831F1B" w14:textId="77777777" w:rsidR="00A45246" w:rsidRPr="00A45246" w:rsidRDefault="00A45246" w:rsidP="00A4524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A45246">
        <w:rPr>
          <w:rFonts w:ascii="Consolas" w:eastAsia="Times New Roman" w:hAnsi="Consolas" w:cs="Courier New"/>
          <w:sz w:val="23"/>
          <w:szCs w:val="23"/>
        </w:rPr>
        <w:t xml:space="preserve">Circle color is </w:t>
      </w:r>
      <w:proofErr w:type="spellStart"/>
      <w:r w:rsidRPr="00A45246">
        <w:rPr>
          <w:rFonts w:ascii="Consolas" w:eastAsia="Times New Roman" w:hAnsi="Consolas" w:cs="Courier New"/>
          <w:sz w:val="23"/>
          <w:szCs w:val="23"/>
        </w:rPr>
        <w:t>Redand</w:t>
      </w:r>
      <w:proofErr w:type="spellEnd"/>
      <w:r w:rsidRPr="00A45246">
        <w:rPr>
          <w:rFonts w:ascii="Consolas" w:eastAsia="Times New Roman" w:hAnsi="Consolas" w:cs="Courier New"/>
          <w:sz w:val="23"/>
          <w:szCs w:val="23"/>
        </w:rPr>
        <w:t xml:space="preserve"> area </w:t>
      </w:r>
      <w:proofErr w:type="gramStart"/>
      <w:r w:rsidRPr="00A45246">
        <w:rPr>
          <w:rFonts w:ascii="Consolas" w:eastAsia="Times New Roman" w:hAnsi="Consolas" w:cs="Courier New"/>
          <w:sz w:val="23"/>
          <w:szCs w:val="23"/>
        </w:rPr>
        <w:t>is :</w:t>
      </w:r>
      <w:proofErr w:type="gramEnd"/>
      <w:r w:rsidRPr="00A45246">
        <w:rPr>
          <w:rFonts w:ascii="Consolas" w:eastAsia="Times New Roman" w:hAnsi="Consolas" w:cs="Courier New"/>
          <w:sz w:val="23"/>
          <w:szCs w:val="23"/>
        </w:rPr>
        <w:t xml:space="preserve"> 15.205308443374602</w:t>
      </w:r>
    </w:p>
    <w:p w14:paraId="5B4D3CA7" w14:textId="77777777" w:rsidR="00A45246" w:rsidRPr="00A45246" w:rsidRDefault="00A45246" w:rsidP="00A4524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A45246">
        <w:rPr>
          <w:rFonts w:ascii="Consolas" w:eastAsia="Times New Roman" w:hAnsi="Consolas" w:cs="Courier New"/>
          <w:sz w:val="23"/>
          <w:szCs w:val="23"/>
        </w:rPr>
        <w:t xml:space="preserve">Rectangle color is </w:t>
      </w:r>
      <w:proofErr w:type="spellStart"/>
      <w:r w:rsidRPr="00A45246">
        <w:rPr>
          <w:rFonts w:ascii="Consolas" w:eastAsia="Times New Roman" w:hAnsi="Consolas" w:cs="Courier New"/>
          <w:sz w:val="23"/>
          <w:szCs w:val="23"/>
        </w:rPr>
        <w:t>Yellowand</w:t>
      </w:r>
      <w:proofErr w:type="spellEnd"/>
      <w:r w:rsidRPr="00A45246">
        <w:rPr>
          <w:rFonts w:ascii="Consolas" w:eastAsia="Times New Roman" w:hAnsi="Consolas" w:cs="Courier New"/>
          <w:sz w:val="23"/>
          <w:szCs w:val="23"/>
        </w:rPr>
        <w:t xml:space="preserve"> area </w:t>
      </w:r>
      <w:proofErr w:type="gramStart"/>
      <w:r w:rsidRPr="00A45246">
        <w:rPr>
          <w:rFonts w:ascii="Consolas" w:eastAsia="Times New Roman" w:hAnsi="Consolas" w:cs="Courier New"/>
          <w:sz w:val="23"/>
          <w:szCs w:val="23"/>
        </w:rPr>
        <w:t>is :</w:t>
      </w:r>
      <w:proofErr w:type="gramEnd"/>
      <w:r w:rsidRPr="00A45246">
        <w:rPr>
          <w:rFonts w:ascii="Consolas" w:eastAsia="Times New Roman" w:hAnsi="Consolas" w:cs="Courier New"/>
          <w:sz w:val="23"/>
          <w:szCs w:val="23"/>
        </w:rPr>
        <w:t xml:space="preserve"> 8.0</w:t>
      </w:r>
    </w:p>
    <w:p w14:paraId="49E3DD89" w14:textId="3D1CB772" w:rsidR="00A45246" w:rsidRDefault="00A45246" w:rsidP="00A45246">
      <w:pPr>
        <w:pStyle w:val="NoSpacing"/>
        <w:rPr>
          <w:b/>
          <w:bCs/>
        </w:rPr>
      </w:pPr>
    </w:p>
    <w:p w14:paraId="282701B0" w14:textId="77777777" w:rsidR="00A45246" w:rsidRDefault="00A45246" w:rsidP="00A45246">
      <w:pPr>
        <w:pStyle w:val="NormalWeb"/>
        <w:shd w:val="clear" w:color="auto" w:fill="FFFFFF"/>
        <w:spacing w:before="0" w:beforeAutospacing="0" w:after="0" w:afterAutospacing="0"/>
        <w:jc w:val="center"/>
        <w:textAlignment w:val="baseline"/>
        <w:rPr>
          <w:rFonts w:ascii="Roboto" w:hAnsi="Roboto"/>
        </w:rPr>
      </w:pPr>
      <w:r>
        <w:rPr>
          <w:rStyle w:val="Strong"/>
          <w:rFonts w:ascii="Roboto" w:hAnsi="Roboto"/>
          <w:bdr w:val="none" w:sz="0" w:space="0" w:color="auto" w:frame="1"/>
        </w:rPr>
        <w:t>Encapsulation vs Data Abstraction</w:t>
      </w:r>
    </w:p>
    <w:p w14:paraId="7B787834" w14:textId="77777777" w:rsidR="00A45246" w:rsidRDefault="00A45246" w:rsidP="00A54D43">
      <w:pPr>
        <w:numPr>
          <w:ilvl w:val="0"/>
          <w:numId w:val="23"/>
        </w:numPr>
        <w:shd w:val="clear" w:color="auto" w:fill="FFFFFF"/>
        <w:spacing w:after="0" w:line="240" w:lineRule="auto"/>
        <w:ind w:left="540"/>
        <w:textAlignment w:val="baseline"/>
        <w:rPr>
          <w:rFonts w:ascii="Roboto" w:hAnsi="Roboto"/>
        </w:rPr>
      </w:pPr>
      <w:hyperlink r:id="rId40" w:history="1">
        <w:r>
          <w:rPr>
            <w:rStyle w:val="Hyperlink"/>
            <w:rFonts w:ascii="Roboto" w:hAnsi="Roboto"/>
            <w:color w:val="EC4E20"/>
            <w:bdr w:val="none" w:sz="0" w:space="0" w:color="auto" w:frame="1"/>
          </w:rPr>
          <w:t>Encapsulation</w:t>
        </w:r>
      </w:hyperlink>
      <w:r>
        <w:rPr>
          <w:rFonts w:ascii="Roboto" w:hAnsi="Roboto"/>
        </w:rPr>
        <w:t xml:space="preserve"> is data </w:t>
      </w:r>
      <w:proofErr w:type="gramStart"/>
      <w:r>
        <w:rPr>
          <w:rFonts w:ascii="Roboto" w:hAnsi="Roboto"/>
        </w:rPr>
        <w:t>hiding(</w:t>
      </w:r>
      <w:proofErr w:type="gramEnd"/>
      <w:r>
        <w:rPr>
          <w:rFonts w:ascii="Roboto" w:hAnsi="Roboto"/>
        </w:rPr>
        <w:t>information hiding) while Abstraction is detail hiding(implementation hiding).</w:t>
      </w:r>
    </w:p>
    <w:p w14:paraId="57A856BB" w14:textId="77777777" w:rsidR="00A45246" w:rsidRDefault="00A45246" w:rsidP="00A54D43">
      <w:pPr>
        <w:numPr>
          <w:ilvl w:val="0"/>
          <w:numId w:val="23"/>
        </w:numPr>
        <w:shd w:val="clear" w:color="auto" w:fill="FFFFFF"/>
        <w:spacing w:after="0" w:line="240" w:lineRule="auto"/>
        <w:ind w:left="540"/>
        <w:textAlignment w:val="baseline"/>
        <w:rPr>
          <w:rFonts w:ascii="Roboto" w:hAnsi="Roboto"/>
        </w:rPr>
      </w:pPr>
      <w:r>
        <w:rPr>
          <w:rFonts w:ascii="Roboto" w:hAnsi="Roboto"/>
        </w:rPr>
        <w:t>While encapsulation groups together data and methods that act upon the data, data abstraction deals with exposing the interface to the user and hiding the details of implementation.</w:t>
      </w:r>
    </w:p>
    <w:p w14:paraId="11B67605" w14:textId="701416E0" w:rsidR="00A45246" w:rsidRDefault="00A45246" w:rsidP="00A45246">
      <w:pPr>
        <w:pStyle w:val="NoSpacing"/>
        <w:rPr>
          <w:b/>
          <w:bCs/>
        </w:rPr>
      </w:pPr>
    </w:p>
    <w:p w14:paraId="4DBE9280" w14:textId="056C459A" w:rsidR="00A45246" w:rsidRDefault="00396A44" w:rsidP="00A54D43">
      <w:pPr>
        <w:pStyle w:val="NoSpacing"/>
        <w:numPr>
          <w:ilvl w:val="0"/>
          <w:numId w:val="1"/>
        </w:numPr>
        <w:rPr>
          <w:b/>
          <w:bCs/>
        </w:rPr>
      </w:pPr>
      <w:r>
        <w:rPr>
          <w:b/>
          <w:bCs/>
        </w:rPr>
        <w:t xml:space="preserve">What is difference between </w:t>
      </w:r>
      <w:proofErr w:type="spellStart"/>
      <w:proofErr w:type="gramStart"/>
      <w:r>
        <w:rPr>
          <w:b/>
          <w:bCs/>
        </w:rPr>
        <w:t>getWindowHandle</w:t>
      </w:r>
      <w:proofErr w:type="spellEnd"/>
      <w:r>
        <w:rPr>
          <w:b/>
          <w:bCs/>
        </w:rPr>
        <w:t>(</w:t>
      </w:r>
      <w:proofErr w:type="gramEnd"/>
      <w:r>
        <w:rPr>
          <w:b/>
          <w:bCs/>
        </w:rPr>
        <w:t xml:space="preserve">) and </w:t>
      </w:r>
      <w:proofErr w:type="spellStart"/>
      <w:r>
        <w:rPr>
          <w:b/>
          <w:bCs/>
        </w:rPr>
        <w:t>getWindowHandles</w:t>
      </w:r>
      <w:proofErr w:type="spellEnd"/>
      <w:r>
        <w:rPr>
          <w:b/>
          <w:bCs/>
        </w:rPr>
        <w:t>() in selenium?</w:t>
      </w:r>
    </w:p>
    <w:p w14:paraId="38227234" w14:textId="77777777" w:rsidR="00396A44" w:rsidRPr="00396A44" w:rsidRDefault="00396A44" w:rsidP="00396A44">
      <w:pPr>
        <w:shd w:val="clear" w:color="auto" w:fill="FFFFFF"/>
        <w:spacing w:after="150" w:line="240" w:lineRule="auto"/>
        <w:rPr>
          <w:rFonts w:ascii="Arial" w:eastAsia="Times New Roman" w:hAnsi="Arial" w:cs="Arial"/>
          <w:color w:val="333333"/>
          <w:sz w:val="27"/>
          <w:szCs w:val="27"/>
        </w:rPr>
      </w:pPr>
      <w:proofErr w:type="spellStart"/>
      <w:proofErr w:type="gramStart"/>
      <w:r w:rsidRPr="00396A44">
        <w:rPr>
          <w:rFonts w:ascii="Arial" w:eastAsia="Times New Roman" w:hAnsi="Arial" w:cs="Arial"/>
          <w:b/>
          <w:bCs/>
          <w:i/>
          <w:iCs/>
          <w:color w:val="333333"/>
          <w:sz w:val="27"/>
          <w:szCs w:val="27"/>
        </w:rPr>
        <w:t>driver.getWindowHandle</w:t>
      </w:r>
      <w:proofErr w:type="spellEnd"/>
      <w:proofErr w:type="gramEnd"/>
      <w:r w:rsidRPr="00396A44">
        <w:rPr>
          <w:rFonts w:ascii="Arial" w:eastAsia="Times New Roman" w:hAnsi="Arial" w:cs="Arial"/>
          <w:b/>
          <w:bCs/>
          <w:i/>
          <w:iCs/>
          <w:color w:val="333333"/>
          <w:sz w:val="27"/>
          <w:szCs w:val="27"/>
        </w:rPr>
        <w:t>()</w:t>
      </w:r>
      <w:r w:rsidRPr="00396A44">
        <w:rPr>
          <w:rFonts w:ascii="Arial" w:eastAsia="Times New Roman" w:hAnsi="Arial" w:cs="Arial"/>
          <w:b/>
          <w:bCs/>
          <w:color w:val="333333"/>
          <w:sz w:val="27"/>
          <w:szCs w:val="27"/>
        </w:rPr>
        <w:t> </w:t>
      </w:r>
      <w:r w:rsidRPr="00396A44">
        <w:rPr>
          <w:rFonts w:ascii="Arial" w:eastAsia="Times New Roman" w:hAnsi="Arial" w:cs="Arial"/>
          <w:color w:val="333333"/>
          <w:sz w:val="27"/>
          <w:szCs w:val="27"/>
        </w:rPr>
        <w:t>– It returns a handle of the current page (a unique identifier). It is used to </w:t>
      </w:r>
      <w:r w:rsidRPr="00396A44">
        <w:rPr>
          <w:rFonts w:ascii="Arial" w:eastAsia="Times New Roman" w:hAnsi="Arial" w:cs="Arial"/>
          <w:b/>
          <w:bCs/>
          <w:color w:val="333333"/>
          <w:sz w:val="27"/>
          <w:szCs w:val="27"/>
        </w:rPr>
        <w:t>get the address of the current browser</w:t>
      </w:r>
      <w:r w:rsidRPr="00396A44">
        <w:rPr>
          <w:rFonts w:ascii="Arial" w:eastAsia="Times New Roman" w:hAnsi="Arial" w:cs="Arial"/>
          <w:color w:val="333333"/>
          <w:sz w:val="27"/>
          <w:szCs w:val="27"/>
        </w:rPr>
        <w:t> where the control is and </w:t>
      </w:r>
      <w:r w:rsidRPr="00396A44">
        <w:rPr>
          <w:rFonts w:ascii="Arial" w:eastAsia="Times New Roman" w:hAnsi="Arial" w:cs="Arial"/>
          <w:b/>
          <w:bCs/>
          <w:color w:val="333333"/>
          <w:sz w:val="27"/>
          <w:szCs w:val="27"/>
        </w:rPr>
        <w:t>return type is String</w:t>
      </w:r>
      <w:r w:rsidRPr="00396A44">
        <w:rPr>
          <w:rFonts w:ascii="Arial" w:eastAsia="Times New Roman" w:hAnsi="Arial" w:cs="Arial"/>
          <w:color w:val="333333"/>
          <w:sz w:val="27"/>
          <w:szCs w:val="27"/>
        </w:rPr>
        <w:t>. Syntax is:</w:t>
      </w:r>
    </w:p>
    <w:p w14:paraId="1C840BBC" w14:textId="77777777" w:rsidR="00396A44" w:rsidRPr="00396A44" w:rsidRDefault="00396A44" w:rsidP="00396A4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nsolas" w:eastAsia="Times New Roman" w:hAnsi="Consolas" w:cs="Courier New"/>
          <w:color w:val="333333"/>
          <w:sz w:val="20"/>
          <w:szCs w:val="20"/>
        </w:rPr>
      </w:pPr>
      <w:r w:rsidRPr="00396A44">
        <w:rPr>
          <w:rFonts w:ascii="Consolas" w:eastAsia="Times New Roman" w:hAnsi="Consolas" w:cs="Courier New"/>
          <w:color w:val="333333"/>
          <w:sz w:val="20"/>
          <w:szCs w:val="20"/>
        </w:rPr>
        <w:t xml:space="preserve">String handle = </w:t>
      </w:r>
      <w:proofErr w:type="spellStart"/>
      <w:proofErr w:type="gramStart"/>
      <w:r w:rsidRPr="00396A44">
        <w:rPr>
          <w:rFonts w:ascii="Consolas" w:eastAsia="Times New Roman" w:hAnsi="Consolas" w:cs="Courier New"/>
          <w:color w:val="333333"/>
          <w:sz w:val="20"/>
          <w:szCs w:val="20"/>
        </w:rPr>
        <w:t>driver.getWindowHandle</w:t>
      </w:r>
      <w:proofErr w:type="spellEnd"/>
      <w:proofErr w:type="gramEnd"/>
      <w:r w:rsidRPr="00396A44">
        <w:rPr>
          <w:rFonts w:ascii="Consolas" w:eastAsia="Times New Roman" w:hAnsi="Consolas" w:cs="Courier New"/>
          <w:color w:val="333333"/>
          <w:sz w:val="20"/>
          <w:szCs w:val="20"/>
        </w:rPr>
        <w:t>()</w:t>
      </w:r>
    </w:p>
    <w:p w14:paraId="10C2F2C8" w14:textId="77777777" w:rsidR="00396A44" w:rsidRPr="00396A44" w:rsidRDefault="00396A44" w:rsidP="00396A44">
      <w:pPr>
        <w:shd w:val="clear" w:color="auto" w:fill="FFFFFF"/>
        <w:spacing w:after="150" w:line="240" w:lineRule="auto"/>
        <w:rPr>
          <w:rFonts w:ascii="Arial" w:eastAsia="Times New Roman" w:hAnsi="Arial" w:cs="Arial"/>
          <w:color w:val="333333"/>
          <w:sz w:val="27"/>
          <w:szCs w:val="27"/>
        </w:rPr>
      </w:pPr>
      <w:proofErr w:type="spellStart"/>
      <w:proofErr w:type="gramStart"/>
      <w:r w:rsidRPr="00396A44">
        <w:rPr>
          <w:rFonts w:ascii="Arial" w:eastAsia="Times New Roman" w:hAnsi="Arial" w:cs="Arial"/>
          <w:b/>
          <w:bCs/>
          <w:i/>
          <w:iCs/>
          <w:color w:val="333333"/>
          <w:sz w:val="27"/>
          <w:szCs w:val="27"/>
        </w:rPr>
        <w:lastRenderedPageBreak/>
        <w:t>driver.getWindowHandles</w:t>
      </w:r>
      <w:proofErr w:type="spellEnd"/>
      <w:proofErr w:type="gramEnd"/>
      <w:r w:rsidRPr="00396A44">
        <w:rPr>
          <w:rFonts w:ascii="Arial" w:eastAsia="Times New Roman" w:hAnsi="Arial" w:cs="Arial"/>
          <w:b/>
          <w:bCs/>
          <w:i/>
          <w:iCs/>
          <w:color w:val="333333"/>
          <w:sz w:val="27"/>
          <w:szCs w:val="27"/>
        </w:rPr>
        <w:t>()</w:t>
      </w:r>
      <w:r w:rsidRPr="00396A44">
        <w:rPr>
          <w:rFonts w:ascii="Arial" w:eastAsia="Times New Roman" w:hAnsi="Arial" w:cs="Arial"/>
          <w:b/>
          <w:bCs/>
          <w:color w:val="333333"/>
          <w:sz w:val="27"/>
          <w:szCs w:val="27"/>
        </w:rPr>
        <w:t> </w:t>
      </w:r>
      <w:r w:rsidRPr="00396A44">
        <w:rPr>
          <w:rFonts w:ascii="Arial" w:eastAsia="Times New Roman" w:hAnsi="Arial" w:cs="Arial"/>
          <w:color w:val="333333"/>
          <w:sz w:val="27"/>
          <w:szCs w:val="27"/>
        </w:rPr>
        <w:t>– It returns a set of handles of the all the pages available. It is </w:t>
      </w:r>
      <w:r w:rsidRPr="00396A44">
        <w:rPr>
          <w:rFonts w:ascii="Arial" w:eastAsia="Times New Roman" w:hAnsi="Arial" w:cs="Arial"/>
          <w:b/>
          <w:bCs/>
          <w:color w:val="333333"/>
          <w:sz w:val="27"/>
          <w:szCs w:val="27"/>
        </w:rPr>
        <w:t>used to get the address of all the open browser</w:t>
      </w:r>
      <w:r w:rsidRPr="00396A44">
        <w:rPr>
          <w:rFonts w:ascii="Arial" w:eastAsia="Times New Roman" w:hAnsi="Arial" w:cs="Arial"/>
          <w:color w:val="333333"/>
          <w:sz w:val="27"/>
          <w:szCs w:val="27"/>
        </w:rPr>
        <w:t> and its </w:t>
      </w:r>
      <w:r w:rsidRPr="00396A44">
        <w:rPr>
          <w:rFonts w:ascii="Arial" w:eastAsia="Times New Roman" w:hAnsi="Arial" w:cs="Arial"/>
          <w:b/>
          <w:bCs/>
          <w:color w:val="333333"/>
          <w:sz w:val="27"/>
          <w:szCs w:val="27"/>
        </w:rPr>
        <w:t>return type is Iterator&lt;String&gt;</w:t>
      </w:r>
      <w:r w:rsidRPr="00396A44">
        <w:rPr>
          <w:rFonts w:ascii="Arial" w:eastAsia="Times New Roman" w:hAnsi="Arial" w:cs="Arial"/>
          <w:color w:val="333333"/>
          <w:sz w:val="27"/>
          <w:szCs w:val="27"/>
        </w:rPr>
        <w:t>. Syntax is:</w:t>
      </w:r>
    </w:p>
    <w:p w14:paraId="21E8A113" w14:textId="77777777" w:rsidR="00396A44" w:rsidRPr="00396A44" w:rsidRDefault="00396A44" w:rsidP="00396A4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nsolas" w:eastAsia="Times New Roman" w:hAnsi="Consolas" w:cs="Courier New"/>
          <w:color w:val="333333"/>
          <w:sz w:val="20"/>
          <w:szCs w:val="20"/>
        </w:rPr>
      </w:pPr>
      <w:r w:rsidRPr="00396A44">
        <w:rPr>
          <w:rFonts w:ascii="Consolas" w:eastAsia="Times New Roman" w:hAnsi="Consolas" w:cs="Courier New"/>
          <w:color w:val="333333"/>
          <w:sz w:val="20"/>
          <w:szCs w:val="20"/>
        </w:rPr>
        <w:t>&lt;List&gt; handles=</w:t>
      </w:r>
      <w:proofErr w:type="spellStart"/>
      <w:proofErr w:type="gramStart"/>
      <w:r w:rsidRPr="00396A44">
        <w:rPr>
          <w:rFonts w:ascii="Consolas" w:eastAsia="Times New Roman" w:hAnsi="Consolas" w:cs="Courier New"/>
          <w:color w:val="333333"/>
          <w:sz w:val="20"/>
          <w:szCs w:val="20"/>
        </w:rPr>
        <w:t>driver.getWindowHandles</w:t>
      </w:r>
      <w:proofErr w:type="spellEnd"/>
      <w:proofErr w:type="gramEnd"/>
      <w:r w:rsidRPr="00396A44">
        <w:rPr>
          <w:rFonts w:ascii="Consolas" w:eastAsia="Times New Roman" w:hAnsi="Consolas" w:cs="Courier New"/>
          <w:color w:val="333333"/>
          <w:sz w:val="20"/>
          <w:szCs w:val="20"/>
        </w:rPr>
        <w:t>();</w:t>
      </w:r>
    </w:p>
    <w:p w14:paraId="25B6C7CA" w14:textId="6A832FC4" w:rsidR="00396A44" w:rsidRDefault="00396A44" w:rsidP="00396A44">
      <w:pPr>
        <w:pStyle w:val="NoSpacing"/>
        <w:rPr>
          <w:b/>
          <w:bCs/>
        </w:rPr>
      </w:pPr>
      <w:r>
        <w:rPr>
          <w:b/>
          <w:bCs/>
        </w:rPr>
        <w:t xml:space="preserve"> </w:t>
      </w:r>
    </w:p>
    <w:p w14:paraId="45CC600C" w14:textId="6BDE2912" w:rsidR="00396A44" w:rsidRDefault="00396A44" w:rsidP="00396A44">
      <w:pPr>
        <w:pStyle w:val="NoSpacing"/>
        <w:rPr>
          <w:b/>
          <w:bCs/>
        </w:rPr>
      </w:pPr>
      <w:r>
        <w:rPr>
          <w:b/>
          <w:bCs/>
        </w:rPr>
        <w:t xml:space="preserve">Return type: </w:t>
      </w:r>
      <w:r w:rsidR="00C4507C">
        <w:rPr>
          <w:b/>
          <w:bCs/>
        </w:rPr>
        <w:t>Page Address</w:t>
      </w:r>
    </w:p>
    <w:p w14:paraId="44DA77D2" w14:textId="0C339CDE" w:rsidR="00C4507C" w:rsidRDefault="00C4507C" w:rsidP="00396A44">
      <w:pPr>
        <w:pStyle w:val="NoSpacing"/>
        <w:rPr>
          <w:b/>
          <w:bCs/>
        </w:rPr>
      </w:pPr>
    </w:p>
    <w:p w14:paraId="3315A181" w14:textId="56D92F8D" w:rsidR="00C4507C" w:rsidRDefault="00C4507C" w:rsidP="00A54D43">
      <w:pPr>
        <w:pStyle w:val="NoSpacing"/>
        <w:numPr>
          <w:ilvl w:val="0"/>
          <w:numId w:val="1"/>
        </w:numPr>
        <w:rPr>
          <w:b/>
          <w:bCs/>
        </w:rPr>
      </w:pPr>
      <w:r>
        <w:rPr>
          <w:b/>
          <w:bCs/>
        </w:rPr>
        <w:t xml:space="preserve">What is difference between </w:t>
      </w:r>
      <w:proofErr w:type="spellStart"/>
      <w:r>
        <w:rPr>
          <w:b/>
          <w:bCs/>
        </w:rPr>
        <w:t>RemoteWebDriver</w:t>
      </w:r>
      <w:proofErr w:type="spellEnd"/>
      <w:r>
        <w:rPr>
          <w:b/>
          <w:bCs/>
        </w:rPr>
        <w:t xml:space="preserve"> and </w:t>
      </w:r>
      <w:proofErr w:type="spellStart"/>
      <w:proofErr w:type="gramStart"/>
      <w:r>
        <w:rPr>
          <w:b/>
          <w:bCs/>
        </w:rPr>
        <w:t>Webdriver</w:t>
      </w:r>
      <w:proofErr w:type="spellEnd"/>
      <w:r>
        <w:rPr>
          <w:b/>
          <w:bCs/>
        </w:rPr>
        <w:t xml:space="preserve"> ?</w:t>
      </w:r>
      <w:proofErr w:type="gramEnd"/>
    </w:p>
    <w:p w14:paraId="482C30C8" w14:textId="77777777" w:rsidR="00C4507C" w:rsidRPr="00C4507C" w:rsidRDefault="00C4507C" w:rsidP="00C4507C">
      <w:pPr>
        <w:pStyle w:val="NormalWeb"/>
        <w:shd w:val="clear" w:color="auto" w:fill="FFFFFF"/>
        <w:spacing w:before="0" w:beforeAutospacing="0" w:after="150" w:afterAutospacing="0"/>
        <w:rPr>
          <w:rFonts w:ascii="Arial" w:hAnsi="Arial" w:cs="Arial"/>
          <w:color w:val="333333"/>
          <w:sz w:val="22"/>
          <w:szCs w:val="22"/>
        </w:rPr>
      </w:pPr>
      <w:r w:rsidRPr="00C4507C">
        <w:rPr>
          <w:rStyle w:val="Strong"/>
          <w:rFonts w:ascii="Arial" w:hAnsi="Arial" w:cs="Arial"/>
          <w:color w:val="333333"/>
          <w:sz w:val="22"/>
          <w:szCs w:val="22"/>
        </w:rPr>
        <w:t>WebDriver:</w:t>
      </w:r>
    </w:p>
    <w:p w14:paraId="62583874" w14:textId="77777777" w:rsidR="00C4507C" w:rsidRPr="00C4507C" w:rsidRDefault="00C4507C" w:rsidP="00A54D43">
      <w:pPr>
        <w:numPr>
          <w:ilvl w:val="0"/>
          <w:numId w:val="24"/>
        </w:numPr>
        <w:shd w:val="clear" w:color="auto" w:fill="FFFFFF"/>
        <w:spacing w:before="100" w:beforeAutospacing="1" w:after="100" w:afterAutospacing="1" w:line="240" w:lineRule="auto"/>
        <w:rPr>
          <w:rFonts w:ascii="Arial" w:hAnsi="Arial" w:cs="Arial"/>
          <w:color w:val="333333"/>
        </w:rPr>
      </w:pPr>
      <w:r w:rsidRPr="00C4507C">
        <w:rPr>
          <w:rFonts w:ascii="Arial" w:hAnsi="Arial" w:cs="Arial"/>
          <w:color w:val="333333"/>
        </w:rPr>
        <w:t xml:space="preserve">WebDriver object represents the browser in Selenium. Using this </w:t>
      </w:r>
      <w:proofErr w:type="gramStart"/>
      <w:r w:rsidRPr="00C4507C">
        <w:rPr>
          <w:rFonts w:ascii="Arial" w:hAnsi="Arial" w:cs="Arial"/>
          <w:color w:val="333333"/>
        </w:rPr>
        <w:t>object</w:t>
      </w:r>
      <w:proofErr w:type="gramEnd"/>
      <w:r w:rsidRPr="00C4507C">
        <w:rPr>
          <w:rFonts w:ascii="Arial" w:hAnsi="Arial" w:cs="Arial"/>
          <w:color w:val="333333"/>
        </w:rPr>
        <w:t xml:space="preserve"> you can control the Web browser.</w:t>
      </w:r>
    </w:p>
    <w:p w14:paraId="6D7AA523" w14:textId="77777777" w:rsidR="00C4507C" w:rsidRPr="00C4507C" w:rsidRDefault="00C4507C" w:rsidP="00A54D43">
      <w:pPr>
        <w:numPr>
          <w:ilvl w:val="0"/>
          <w:numId w:val="24"/>
        </w:numPr>
        <w:shd w:val="clear" w:color="auto" w:fill="FFFFFF"/>
        <w:spacing w:before="100" w:beforeAutospacing="1" w:after="100" w:afterAutospacing="1" w:line="240" w:lineRule="auto"/>
        <w:rPr>
          <w:rFonts w:ascii="Arial" w:hAnsi="Arial" w:cs="Arial"/>
          <w:color w:val="333333"/>
        </w:rPr>
      </w:pPr>
      <w:r w:rsidRPr="00C4507C">
        <w:rPr>
          <w:rFonts w:ascii="Arial" w:hAnsi="Arial" w:cs="Arial"/>
          <w:color w:val="333333"/>
        </w:rPr>
        <w:t>It is an interface of the </w:t>
      </w:r>
      <w:proofErr w:type="gramStart"/>
      <w:r w:rsidRPr="00C4507C">
        <w:rPr>
          <w:rStyle w:val="Strong"/>
          <w:rFonts w:ascii="Arial" w:hAnsi="Arial" w:cs="Arial"/>
          <w:color w:val="333333"/>
        </w:rPr>
        <w:t>org.openqa</w:t>
      </w:r>
      <w:proofErr w:type="gramEnd"/>
      <w:r w:rsidRPr="00C4507C">
        <w:rPr>
          <w:rStyle w:val="Strong"/>
          <w:rFonts w:ascii="Arial" w:hAnsi="Arial" w:cs="Arial"/>
          <w:color w:val="333333"/>
        </w:rPr>
        <w:t>.selenium.*</w:t>
      </w:r>
      <w:r w:rsidRPr="00C4507C">
        <w:rPr>
          <w:rFonts w:ascii="Arial" w:hAnsi="Arial" w:cs="Arial"/>
          <w:color w:val="333333"/>
        </w:rPr>
        <w:t xml:space="preserve"> package. Upon instantiating the implementations of this </w:t>
      </w:r>
      <w:proofErr w:type="gramStart"/>
      <w:r w:rsidRPr="00C4507C">
        <w:rPr>
          <w:rFonts w:ascii="Arial" w:hAnsi="Arial" w:cs="Arial"/>
          <w:color w:val="333333"/>
        </w:rPr>
        <w:t>class</w:t>
      </w:r>
      <w:proofErr w:type="gramEnd"/>
      <w:r w:rsidRPr="00C4507C">
        <w:rPr>
          <w:rFonts w:ascii="Arial" w:hAnsi="Arial" w:cs="Arial"/>
          <w:color w:val="333333"/>
        </w:rPr>
        <w:t xml:space="preserve"> the browser will be launched.</w:t>
      </w:r>
    </w:p>
    <w:p w14:paraId="151E183E" w14:textId="77777777" w:rsidR="00C4507C" w:rsidRPr="00C4507C" w:rsidRDefault="00C4507C" w:rsidP="00A54D43">
      <w:pPr>
        <w:numPr>
          <w:ilvl w:val="0"/>
          <w:numId w:val="24"/>
        </w:numPr>
        <w:shd w:val="clear" w:color="auto" w:fill="FFFFFF"/>
        <w:spacing w:before="100" w:beforeAutospacing="1" w:after="100" w:afterAutospacing="1" w:line="240" w:lineRule="auto"/>
        <w:rPr>
          <w:rFonts w:ascii="Arial" w:hAnsi="Arial" w:cs="Arial"/>
          <w:color w:val="333333"/>
        </w:rPr>
      </w:pPr>
      <w:proofErr w:type="spellStart"/>
      <w:r w:rsidRPr="00C4507C">
        <w:rPr>
          <w:rFonts w:ascii="Arial" w:hAnsi="Arial" w:cs="Arial"/>
          <w:color w:val="333333"/>
        </w:rPr>
        <w:t>FirefoxDrive</w:t>
      </w:r>
      <w:proofErr w:type="spellEnd"/>
      <w:r w:rsidRPr="00C4507C">
        <w:rPr>
          <w:rFonts w:ascii="Arial" w:hAnsi="Arial" w:cs="Arial"/>
          <w:color w:val="333333"/>
        </w:rPr>
        <w:t xml:space="preserve">, </w:t>
      </w:r>
      <w:proofErr w:type="spellStart"/>
      <w:r w:rsidRPr="00C4507C">
        <w:rPr>
          <w:rFonts w:ascii="Arial" w:hAnsi="Arial" w:cs="Arial"/>
          <w:color w:val="333333"/>
        </w:rPr>
        <w:t>ChromeDriver</w:t>
      </w:r>
      <w:proofErr w:type="spellEnd"/>
      <w:r w:rsidRPr="00C4507C">
        <w:rPr>
          <w:rFonts w:ascii="Arial" w:hAnsi="Arial" w:cs="Arial"/>
          <w:color w:val="333333"/>
        </w:rPr>
        <w:t xml:space="preserve">, </w:t>
      </w:r>
      <w:proofErr w:type="spellStart"/>
      <w:r w:rsidRPr="00C4507C">
        <w:rPr>
          <w:rFonts w:ascii="Arial" w:hAnsi="Arial" w:cs="Arial"/>
          <w:color w:val="333333"/>
        </w:rPr>
        <w:t>InternetExplorerDriver</w:t>
      </w:r>
      <w:proofErr w:type="spellEnd"/>
      <w:r w:rsidRPr="00C4507C">
        <w:rPr>
          <w:rFonts w:ascii="Arial" w:hAnsi="Arial" w:cs="Arial"/>
          <w:color w:val="333333"/>
        </w:rPr>
        <w:t xml:space="preserve">, </w:t>
      </w:r>
      <w:proofErr w:type="spellStart"/>
      <w:r w:rsidRPr="00C4507C">
        <w:rPr>
          <w:rFonts w:ascii="Arial" w:hAnsi="Arial" w:cs="Arial"/>
          <w:color w:val="333333"/>
        </w:rPr>
        <w:t>SafariDriver</w:t>
      </w:r>
      <w:proofErr w:type="spellEnd"/>
      <w:r w:rsidRPr="00C4507C">
        <w:rPr>
          <w:rFonts w:ascii="Arial" w:hAnsi="Arial" w:cs="Arial"/>
          <w:color w:val="333333"/>
        </w:rPr>
        <w:t xml:space="preserve">, </w:t>
      </w:r>
      <w:proofErr w:type="spellStart"/>
      <w:r w:rsidRPr="00C4507C">
        <w:rPr>
          <w:rFonts w:ascii="Arial" w:hAnsi="Arial" w:cs="Arial"/>
          <w:color w:val="333333"/>
        </w:rPr>
        <w:t>OperaDriver</w:t>
      </w:r>
      <w:proofErr w:type="spellEnd"/>
      <w:r w:rsidRPr="00C4507C">
        <w:rPr>
          <w:rFonts w:ascii="Arial" w:hAnsi="Arial" w:cs="Arial"/>
          <w:color w:val="333333"/>
        </w:rPr>
        <w:t xml:space="preserve">, </w:t>
      </w:r>
      <w:proofErr w:type="spellStart"/>
      <w:r w:rsidRPr="00C4507C">
        <w:rPr>
          <w:rFonts w:ascii="Arial" w:hAnsi="Arial" w:cs="Arial"/>
          <w:color w:val="333333"/>
        </w:rPr>
        <w:t>HtmlUnitDriver</w:t>
      </w:r>
      <w:proofErr w:type="spellEnd"/>
      <w:r w:rsidRPr="00C4507C">
        <w:rPr>
          <w:rFonts w:ascii="Arial" w:hAnsi="Arial" w:cs="Arial"/>
          <w:color w:val="333333"/>
        </w:rPr>
        <w:t>, </w:t>
      </w:r>
      <w:proofErr w:type="spellStart"/>
      <w:r w:rsidRPr="00C4507C">
        <w:rPr>
          <w:rStyle w:val="Strong"/>
          <w:rFonts w:ascii="Arial" w:hAnsi="Arial" w:cs="Arial"/>
          <w:color w:val="333333"/>
        </w:rPr>
        <w:t>RemoteWebDriver</w:t>
      </w:r>
      <w:proofErr w:type="spellEnd"/>
      <w:r w:rsidRPr="00C4507C">
        <w:rPr>
          <w:rFonts w:ascii="Arial" w:hAnsi="Arial" w:cs="Arial"/>
          <w:color w:val="333333"/>
        </w:rPr>
        <w:t> are few implementations of the WebDriver Interface.</w:t>
      </w:r>
    </w:p>
    <w:p w14:paraId="3E94C4FC" w14:textId="77777777" w:rsidR="00C4507C" w:rsidRPr="00C4507C" w:rsidRDefault="00C4507C" w:rsidP="00C4507C">
      <w:pPr>
        <w:pStyle w:val="NormalWeb"/>
        <w:shd w:val="clear" w:color="auto" w:fill="FFFFFF"/>
        <w:spacing w:before="0" w:beforeAutospacing="0" w:after="150" w:afterAutospacing="0"/>
        <w:rPr>
          <w:rFonts w:ascii="Arial" w:hAnsi="Arial" w:cs="Arial"/>
          <w:color w:val="333333"/>
          <w:sz w:val="22"/>
          <w:szCs w:val="22"/>
        </w:rPr>
      </w:pPr>
      <w:proofErr w:type="spellStart"/>
      <w:r w:rsidRPr="00C4507C">
        <w:rPr>
          <w:rStyle w:val="Strong"/>
          <w:rFonts w:ascii="Arial" w:hAnsi="Arial" w:cs="Arial"/>
          <w:color w:val="333333"/>
          <w:sz w:val="22"/>
          <w:szCs w:val="22"/>
        </w:rPr>
        <w:t>RemoteWebDriver</w:t>
      </w:r>
      <w:proofErr w:type="spellEnd"/>
      <w:r w:rsidRPr="00C4507C">
        <w:rPr>
          <w:rStyle w:val="Strong"/>
          <w:rFonts w:ascii="Arial" w:hAnsi="Arial" w:cs="Arial"/>
          <w:color w:val="333333"/>
          <w:sz w:val="22"/>
          <w:szCs w:val="22"/>
        </w:rPr>
        <w:t>:</w:t>
      </w:r>
    </w:p>
    <w:p w14:paraId="6C55D5CE" w14:textId="77777777" w:rsidR="00C4507C" w:rsidRPr="00C4507C" w:rsidRDefault="00C4507C" w:rsidP="00A54D43">
      <w:pPr>
        <w:numPr>
          <w:ilvl w:val="0"/>
          <w:numId w:val="25"/>
        </w:numPr>
        <w:shd w:val="clear" w:color="auto" w:fill="FFFFFF"/>
        <w:spacing w:before="100" w:beforeAutospacing="1" w:after="100" w:afterAutospacing="1" w:line="240" w:lineRule="auto"/>
        <w:rPr>
          <w:rFonts w:ascii="Arial" w:hAnsi="Arial" w:cs="Arial"/>
          <w:color w:val="333333"/>
        </w:rPr>
      </w:pPr>
      <w:r w:rsidRPr="00C4507C">
        <w:rPr>
          <w:rFonts w:ascii="Arial" w:hAnsi="Arial" w:cs="Arial"/>
          <w:color w:val="333333"/>
        </w:rPr>
        <w:t>This is the WebDriver object to control the </w:t>
      </w:r>
      <w:r w:rsidRPr="00C4507C">
        <w:rPr>
          <w:rStyle w:val="Emphasis"/>
          <w:rFonts w:ascii="Arial" w:hAnsi="Arial" w:cs="Arial"/>
          <w:color w:val="333333"/>
        </w:rPr>
        <w:t>desired browser in the node PC</w:t>
      </w:r>
      <w:r w:rsidRPr="00C4507C">
        <w:rPr>
          <w:rFonts w:ascii="Arial" w:hAnsi="Arial" w:cs="Arial"/>
          <w:color w:val="333333"/>
        </w:rPr>
        <w:t> over the Grid using the Capability(settings) and Hostname or IP of the Selenium HUB running.</w:t>
      </w:r>
    </w:p>
    <w:p w14:paraId="33F82D02" w14:textId="77777777" w:rsidR="00C4507C" w:rsidRPr="00C4507C" w:rsidRDefault="00C4507C" w:rsidP="00A54D43">
      <w:pPr>
        <w:numPr>
          <w:ilvl w:val="0"/>
          <w:numId w:val="25"/>
        </w:numPr>
        <w:shd w:val="clear" w:color="auto" w:fill="FFFFFF"/>
        <w:spacing w:before="100" w:beforeAutospacing="1" w:after="100" w:afterAutospacing="1" w:line="240" w:lineRule="auto"/>
        <w:rPr>
          <w:rFonts w:ascii="Arial" w:hAnsi="Arial" w:cs="Arial"/>
          <w:color w:val="333333"/>
        </w:rPr>
      </w:pPr>
      <w:r w:rsidRPr="00C4507C">
        <w:rPr>
          <w:rFonts w:ascii="Arial" w:hAnsi="Arial" w:cs="Arial"/>
          <w:color w:val="333333"/>
        </w:rPr>
        <w:t xml:space="preserve">Using the </w:t>
      </w:r>
      <w:proofErr w:type="spellStart"/>
      <w:r w:rsidRPr="00C4507C">
        <w:rPr>
          <w:rFonts w:ascii="Arial" w:hAnsi="Arial" w:cs="Arial"/>
          <w:color w:val="333333"/>
        </w:rPr>
        <w:t>RemoteWebDriver</w:t>
      </w:r>
      <w:proofErr w:type="spellEnd"/>
      <w:r w:rsidRPr="00C4507C">
        <w:rPr>
          <w:rFonts w:ascii="Arial" w:hAnsi="Arial" w:cs="Arial"/>
          <w:color w:val="333333"/>
        </w:rPr>
        <w:t xml:space="preserve"> object instantiation, you can control any browser in the node PC which is on Windows, Mac, Linux </w:t>
      </w:r>
      <w:proofErr w:type="gramStart"/>
      <w:r w:rsidRPr="00C4507C">
        <w:rPr>
          <w:rFonts w:ascii="Arial" w:hAnsi="Arial" w:cs="Arial"/>
          <w:color w:val="333333"/>
        </w:rPr>
        <w:t>etc..</w:t>
      </w:r>
      <w:proofErr w:type="gramEnd"/>
      <w:r w:rsidRPr="00C4507C">
        <w:rPr>
          <w:rFonts w:ascii="Arial" w:hAnsi="Arial" w:cs="Arial"/>
          <w:color w:val="333333"/>
        </w:rPr>
        <w:t xml:space="preserve"> platforms. For </w:t>
      </w:r>
      <w:proofErr w:type="spellStart"/>
      <w:r w:rsidRPr="00C4507C">
        <w:rPr>
          <w:rFonts w:ascii="Arial" w:hAnsi="Arial" w:cs="Arial"/>
          <w:color w:val="333333"/>
        </w:rPr>
        <w:t>eg</w:t>
      </w:r>
      <w:proofErr w:type="spellEnd"/>
      <w:r w:rsidRPr="00C4507C">
        <w:rPr>
          <w:rFonts w:ascii="Arial" w:hAnsi="Arial" w:cs="Arial"/>
          <w:color w:val="333333"/>
        </w:rPr>
        <w:t>: </w:t>
      </w:r>
    </w:p>
    <w:p w14:paraId="52E3723A" w14:textId="77777777" w:rsidR="00C4507C" w:rsidRPr="00C4507C" w:rsidRDefault="00C4507C" w:rsidP="00C450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2"/>
          <w:szCs w:val="22"/>
        </w:rPr>
      </w:pPr>
      <w:r w:rsidRPr="00C4507C">
        <w:rPr>
          <w:rStyle w:val="Strong"/>
          <w:rFonts w:ascii="Consolas" w:hAnsi="Consolas"/>
          <w:color w:val="333333"/>
          <w:sz w:val="22"/>
          <w:szCs w:val="22"/>
        </w:rPr>
        <w:t xml:space="preserve">//Capability(settings) to execute the Node with window 8 and </w:t>
      </w:r>
      <w:proofErr w:type="spellStart"/>
      <w:r w:rsidRPr="00C4507C">
        <w:rPr>
          <w:rStyle w:val="Strong"/>
          <w:rFonts w:ascii="Consolas" w:hAnsi="Consolas"/>
          <w:color w:val="333333"/>
          <w:sz w:val="22"/>
          <w:szCs w:val="22"/>
        </w:rPr>
        <w:t>firefox</w:t>
      </w:r>
      <w:proofErr w:type="spellEnd"/>
      <w:r w:rsidRPr="00C4507C">
        <w:rPr>
          <w:rStyle w:val="Strong"/>
          <w:rFonts w:ascii="Consolas" w:hAnsi="Consolas"/>
          <w:color w:val="333333"/>
          <w:sz w:val="22"/>
          <w:szCs w:val="22"/>
        </w:rPr>
        <w:t xml:space="preserve"> ver32</w:t>
      </w:r>
    </w:p>
    <w:p w14:paraId="7AA2065D" w14:textId="77777777" w:rsidR="00C4507C" w:rsidRPr="00C4507C" w:rsidRDefault="00C4507C" w:rsidP="00C450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2"/>
          <w:szCs w:val="22"/>
        </w:rPr>
      </w:pPr>
    </w:p>
    <w:p w14:paraId="34DB222F" w14:textId="77777777" w:rsidR="00C4507C" w:rsidRPr="00C4507C" w:rsidRDefault="00C4507C" w:rsidP="00C450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2"/>
          <w:szCs w:val="22"/>
        </w:rPr>
      </w:pPr>
      <w:proofErr w:type="spellStart"/>
      <w:r w:rsidRPr="00C4507C">
        <w:rPr>
          <w:rStyle w:val="Strong"/>
          <w:rFonts w:ascii="Consolas" w:hAnsi="Consolas"/>
          <w:color w:val="333333"/>
          <w:sz w:val="22"/>
          <w:szCs w:val="22"/>
        </w:rPr>
        <w:t>DesiredCapabilities</w:t>
      </w:r>
      <w:proofErr w:type="spellEnd"/>
      <w:r w:rsidRPr="00C4507C">
        <w:rPr>
          <w:rStyle w:val="Strong"/>
          <w:rFonts w:ascii="Consolas" w:hAnsi="Consolas"/>
          <w:color w:val="333333"/>
          <w:sz w:val="22"/>
          <w:szCs w:val="22"/>
        </w:rPr>
        <w:t xml:space="preserve"> capability = new </w:t>
      </w:r>
      <w:proofErr w:type="spellStart"/>
      <w:r w:rsidRPr="00C4507C">
        <w:rPr>
          <w:rStyle w:val="Strong"/>
          <w:rFonts w:ascii="Consolas" w:hAnsi="Consolas"/>
          <w:color w:val="333333"/>
          <w:sz w:val="22"/>
          <w:szCs w:val="22"/>
        </w:rPr>
        <w:t>DesiredCapabilities.</w:t>
      </w:r>
      <w:r w:rsidRPr="00C4507C">
        <w:rPr>
          <w:rStyle w:val="Emphasis"/>
          <w:rFonts w:ascii="Consolas" w:hAnsi="Consolas"/>
          <w:b/>
          <w:bCs/>
          <w:color w:val="333333"/>
          <w:sz w:val="22"/>
          <w:szCs w:val="22"/>
        </w:rPr>
        <w:t>firefox</w:t>
      </w:r>
      <w:proofErr w:type="spellEnd"/>
      <w:r w:rsidRPr="00C4507C">
        <w:rPr>
          <w:rStyle w:val="Emphasis"/>
          <w:rFonts w:ascii="Consolas" w:hAnsi="Consolas"/>
          <w:b/>
          <w:bCs/>
          <w:color w:val="333333"/>
          <w:sz w:val="22"/>
          <w:szCs w:val="22"/>
        </w:rPr>
        <w:t>()</w:t>
      </w:r>
      <w:r w:rsidRPr="00C4507C">
        <w:rPr>
          <w:rStyle w:val="Strong"/>
          <w:rFonts w:ascii="Consolas" w:hAnsi="Consolas"/>
          <w:color w:val="333333"/>
          <w:sz w:val="22"/>
          <w:szCs w:val="22"/>
        </w:rPr>
        <w:t>;</w:t>
      </w:r>
    </w:p>
    <w:p w14:paraId="55BB3D6A" w14:textId="77777777" w:rsidR="00C4507C" w:rsidRPr="00C4507C" w:rsidRDefault="00C4507C" w:rsidP="00C450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2"/>
          <w:szCs w:val="22"/>
        </w:rPr>
      </w:pPr>
    </w:p>
    <w:p w14:paraId="0B2FEB45" w14:textId="77777777" w:rsidR="00C4507C" w:rsidRPr="00C4507C" w:rsidRDefault="00C4507C" w:rsidP="00C450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2"/>
          <w:szCs w:val="22"/>
        </w:rPr>
      </w:pPr>
      <w:proofErr w:type="spellStart"/>
      <w:proofErr w:type="gramStart"/>
      <w:r w:rsidRPr="00C4507C">
        <w:rPr>
          <w:rStyle w:val="Strong"/>
          <w:rFonts w:ascii="Consolas" w:hAnsi="Consolas"/>
          <w:color w:val="333333"/>
          <w:sz w:val="22"/>
          <w:szCs w:val="22"/>
        </w:rPr>
        <w:t>capability.</w:t>
      </w:r>
      <w:r w:rsidRPr="00C4507C">
        <w:rPr>
          <w:rStyle w:val="Emphasis"/>
          <w:rFonts w:ascii="Consolas" w:hAnsi="Consolas"/>
          <w:b/>
          <w:bCs/>
          <w:color w:val="333333"/>
          <w:sz w:val="22"/>
          <w:szCs w:val="22"/>
        </w:rPr>
        <w:t>setVersion</w:t>
      </w:r>
      <w:proofErr w:type="spellEnd"/>
      <w:proofErr w:type="gramEnd"/>
      <w:r w:rsidRPr="00C4507C">
        <w:rPr>
          <w:rStyle w:val="Strong"/>
          <w:rFonts w:ascii="Consolas" w:hAnsi="Consolas"/>
          <w:color w:val="333333"/>
          <w:sz w:val="22"/>
          <w:szCs w:val="22"/>
        </w:rPr>
        <w:t>(“32.0”);</w:t>
      </w:r>
    </w:p>
    <w:p w14:paraId="48616EC9" w14:textId="77777777" w:rsidR="00C4507C" w:rsidRPr="00C4507C" w:rsidRDefault="00C4507C" w:rsidP="00C450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2"/>
          <w:szCs w:val="22"/>
        </w:rPr>
      </w:pPr>
    </w:p>
    <w:p w14:paraId="5CE4021D" w14:textId="77777777" w:rsidR="00C4507C" w:rsidRPr="00C4507C" w:rsidRDefault="00C4507C" w:rsidP="00C450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2"/>
          <w:szCs w:val="22"/>
        </w:rPr>
      </w:pPr>
      <w:proofErr w:type="spellStart"/>
      <w:proofErr w:type="gramStart"/>
      <w:r w:rsidRPr="00C4507C">
        <w:rPr>
          <w:rStyle w:val="Strong"/>
          <w:rFonts w:ascii="Consolas" w:hAnsi="Consolas"/>
          <w:color w:val="333333"/>
          <w:sz w:val="22"/>
          <w:szCs w:val="22"/>
        </w:rPr>
        <w:t>capability.</w:t>
      </w:r>
      <w:r w:rsidRPr="00C4507C">
        <w:rPr>
          <w:rStyle w:val="Emphasis"/>
          <w:rFonts w:ascii="Consolas" w:hAnsi="Consolas"/>
          <w:b/>
          <w:bCs/>
          <w:color w:val="333333"/>
          <w:sz w:val="22"/>
          <w:szCs w:val="22"/>
        </w:rPr>
        <w:t>setPlatform</w:t>
      </w:r>
      <w:proofErr w:type="spellEnd"/>
      <w:proofErr w:type="gramEnd"/>
      <w:r w:rsidRPr="00C4507C">
        <w:rPr>
          <w:rStyle w:val="Strong"/>
          <w:rFonts w:ascii="Consolas" w:hAnsi="Consolas"/>
          <w:color w:val="333333"/>
          <w:sz w:val="22"/>
          <w:szCs w:val="22"/>
        </w:rPr>
        <w:t>(Platform.</w:t>
      </w:r>
      <w:r w:rsidRPr="00C4507C">
        <w:rPr>
          <w:rStyle w:val="Emphasis"/>
          <w:rFonts w:ascii="Consolas" w:hAnsi="Consolas"/>
          <w:b/>
          <w:bCs/>
          <w:color w:val="333333"/>
          <w:sz w:val="22"/>
          <w:szCs w:val="22"/>
        </w:rPr>
        <w:t>WIN8</w:t>
      </w:r>
      <w:r w:rsidRPr="00C4507C">
        <w:rPr>
          <w:rStyle w:val="Strong"/>
          <w:rFonts w:ascii="Consolas" w:hAnsi="Consolas"/>
          <w:color w:val="333333"/>
          <w:sz w:val="22"/>
          <w:szCs w:val="22"/>
        </w:rPr>
        <w:t>);</w:t>
      </w:r>
    </w:p>
    <w:p w14:paraId="3231FE5C" w14:textId="77777777" w:rsidR="00C4507C" w:rsidRPr="00C4507C" w:rsidRDefault="00C4507C" w:rsidP="00C450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2"/>
          <w:szCs w:val="22"/>
        </w:rPr>
      </w:pPr>
    </w:p>
    <w:p w14:paraId="42F7D182" w14:textId="77777777" w:rsidR="00C4507C" w:rsidRPr="00C4507C" w:rsidRDefault="00C4507C" w:rsidP="00C450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2"/>
          <w:szCs w:val="22"/>
        </w:rPr>
      </w:pPr>
      <w:r w:rsidRPr="00C4507C">
        <w:rPr>
          <w:rStyle w:val="Strong"/>
          <w:rFonts w:ascii="Consolas" w:hAnsi="Consolas"/>
          <w:color w:val="333333"/>
          <w:sz w:val="22"/>
          <w:szCs w:val="22"/>
        </w:rPr>
        <w:t xml:space="preserve">URL </w:t>
      </w:r>
      <w:proofErr w:type="spellStart"/>
      <w:r w:rsidRPr="00C4507C">
        <w:rPr>
          <w:rStyle w:val="Strong"/>
          <w:rFonts w:ascii="Consolas" w:hAnsi="Consolas"/>
          <w:color w:val="333333"/>
          <w:sz w:val="22"/>
          <w:szCs w:val="22"/>
        </w:rPr>
        <w:t>RegisteredUrl</w:t>
      </w:r>
      <w:proofErr w:type="spellEnd"/>
      <w:r w:rsidRPr="00C4507C">
        <w:rPr>
          <w:rStyle w:val="Strong"/>
          <w:rFonts w:ascii="Consolas" w:hAnsi="Consolas"/>
          <w:color w:val="333333"/>
          <w:sz w:val="22"/>
          <w:szCs w:val="22"/>
        </w:rPr>
        <w:t xml:space="preserve"> = new URL(“</w:t>
      </w:r>
      <w:hyperlink r:id="rId41" w:tgtFrame="_blank" w:history="1">
        <w:r w:rsidRPr="00C4507C">
          <w:rPr>
            <w:rStyle w:val="Hyperlink"/>
            <w:rFonts w:ascii="Consolas" w:hAnsi="Consolas"/>
            <w:b/>
            <w:bCs/>
            <w:color w:val="337AB7"/>
            <w:sz w:val="22"/>
            <w:szCs w:val="22"/>
          </w:rPr>
          <w:t>http://10.10.10.10:4444/wd/hub</w:t>
        </w:r>
      </w:hyperlink>
      <w:r w:rsidRPr="00C4507C">
        <w:rPr>
          <w:rStyle w:val="Strong"/>
          <w:rFonts w:ascii="Consolas" w:hAnsi="Consolas"/>
          <w:color w:val="333333"/>
          <w:sz w:val="22"/>
          <w:szCs w:val="22"/>
        </w:rPr>
        <w:t>”);</w:t>
      </w:r>
    </w:p>
    <w:p w14:paraId="382D4A02" w14:textId="77777777" w:rsidR="00C4507C" w:rsidRPr="00C4507C" w:rsidRDefault="00C4507C" w:rsidP="00C450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2"/>
          <w:szCs w:val="22"/>
        </w:rPr>
      </w:pPr>
    </w:p>
    <w:p w14:paraId="3C7D0A24" w14:textId="77777777" w:rsidR="00C4507C" w:rsidRPr="00C4507C" w:rsidRDefault="00C4507C" w:rsidP="00C450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2"/>
          <w:szCs w:val="22"/>
        </w:rPr>
      </w:pPr>
      <w:r w:rsidRPr="00C4507C">
        <w:rPr>
          <w:rStyle w:val="Strong"/>
          <w:rFonts w:ascii="Consolas" w:hAnsi="Consolas"/>
          <w:color w:val="333333"/>
          <w:sz w:val="22"/>
          <w:szCs w:val="22"/>
        </w:rPr>
        <w:t xml:space="preserve">WebDriver driver = new </w:t>
      </w:r>
      <w:proofErr w:type="gramStart"/>
      <w:r w:rsidRPr="00C4507C">
        <w:rPr>
          <w:rStyle w:val="Strong"/>
          <w:rFonts w:ascii="Consolas" w:hAnsi="Consolas"/>
          <w:color w:val="333333"/>
          <w:sz w:val="22"/>
          <w:szCs w:val="22"/>
        </w:rPr>
        <w:t>WebDriver(</w:t>
      </w:r>
      <w:proofErr w:type="spellStart"/>
      <w:proofErr w:type="gramEnd"/>
      <w:r w:rsidRPr="00C4507C">
        <w:rPr>
          <w:rStyle w:val="Strong"/>
          <w:rFonts w:ascii="Consolas" w:hAnsi="Consolas"/>
          <w:color w:val="333333"/>
          <w:sz w:val="22"/>
          <w:szCs w:val="22"/>
        </w:rPr>
        <w:t>RegisteredUrl</w:t>
      </w:r>
      <w:proofErr w:type="spellEnd"/>
      <w:r w:rsidRPr="00C4507C">
        <w:rPr>
          <w:rStyle w:val="Strong"/>
          <w:rFonts w:ascii="Consolas" w:hAnsi="Consolas"/>
          <w:color w:val="333333"/>
          <w:sz w:val="22"/>
          <w:szCs w:val="22"/>
        </w:rPr>
        <w:t>, capability);</w:t>
      </w:r>
    </w:p>
    <w:p w14:paraId="23FAD1A2" w14:textId="77777777" w:rsidR="00C4507C" w:rsidRPr="00C4507C" w:rsidRDefault="00C4507C" w:rsidP="00C450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Consolas" w:hAnsi="Consolas"/>
          <w:color w:val="333333"/>
          <w:sz w:val="22"/>
          <w:szCs w:val="22"/>
        </w:rPr>
      </w:pPr>
    </w:p>
    <w:p w14:paraId="6849036C" w14:textId="77777777" w:rsidR="00C4507C" w:rsidRPr="00C4507C" w:rsidRDefault="00C4507C" w:rsidP="00C450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2"/>
          <w:szCs w:val="22"/>
        </w:rPr>
      </w:pPr>
      <w:proofErr w:type="spellStart"/>
      <w:r w:rsidRPr="00C4507C">
        <w:rPr>
          <w:rStyle w:val="Strong"/>
          <w:rFonts w:ascii="Consolas" w:hAnsi="Consolas"/>
          <w:color w:val="333333"/>
          <w:sz w:val="22"/>
          <w:szCs w:val="22"/>
        </w:rPr>
        <w:t>driver.get</w:t>
      </w:r>
      <w:proofErr w:type="spellEnd"/>
      <w:r w:rsidRPr="00C4507C">
        <w:rPr>
          <w:rStyle w:val="Strong"/>
          <w:rFonts w:ascii="Consolas" w:hAnsi="Consolas"/>
          <w:color w:val="333333"/>
          <w:sz w:val="22"/>
          <w:szCs w:val="22"/>
        </w:rPr>
        <w:t>(“</w:t>
      </w:r>
      <w:hyperlink r:id="rId42" w:tgtFrame="_blank" w:history="1">
        <w:r w:rsidRPr="00C4507C">
          <w:rPr>
            <w:rStyle w:val="Hyperlink"/>
            <w:rFonts w:ascii="Consolas" w:hAnsi="Consolas"/>
            <w:b/>
            <w:bCs/>
            <w:color w:val="337AB7"/>
            <w:sz w:val="22"/>
            <w:szCs w:val="22"/>
          </w:rPr>
          <w:t>https://www.edureka.co</w:t>
        </w:r>
      </w:hyperlink>
      <w:r w:rsidRPr="00C4507C">
        <w:rPr>
          <w:rStyle w:val="Strong"/>
          <w:rFonts w:ascii="Consolas" w:hAnsi="Consolas"/>
          <w:color w:val="333333"/>
          <w:sz w:val="22"/>
          <w:szCs w:val="22"/>
        </w:rPr>
        <w:t>”);</w:t>
      </w:r>
    </w:p>
    <w:p w14:paraId="65020871" w14:textId="05D900AF" w:rsidR="00C4507C" w:rsidRDefault="00C4507C" w:rsidP="00C4507C">
      <w:pPr>
        <w:pStyle w:val="NoSpacing"/>
        <w:rPr>
          <w:b/>
          <w:bCs/>
        </w:rPr>
      </w:pPr>
    </w:p>
    <w:p w14:paraId="70FC0001" w14:textId="58DBF0FA" w:rsidR="00C4507C" w:rsidRDefault="00C4507C" w:rsidP="00A54D43">
      <w:pPr>
        <w:pStyle w:val="NoSpacing"/>
        <w:numPr>
          <w:ilvl w:val="0"/>
          <w:numId w:val="1"/>
        </w:numPr>
        <w:rPr>
          <w:b/>
          <w:bCs/>
        </w:rPr>
      </w:pPr>
      <w:r>
        <w:rPr>
          <w:b/>
          <w:bCs/>
        </w:rPr>
        <w:lastRenderedPageBreak/>
        <w:t xml:space="preserve">Program </w:t>
      </w:r>
      <w:proofErr w:type="gramStart"/>
      <w:r>
        <w:rPr>
          <w:b/>
          <w:bCs/>
        </w:rPr>
        <w:t>to  reverse</w:t>
      </w:r>
      <w:proofErr w:type="gramEnd"/>
      <w:r>
        <w:rPr>
          <w:b/>
          <w:bCs/>
        </w:rPr>
        <w:t xml:space="preserve"> a string in java?</w:t>
      </w:r>
    </w:p>
    <w:p w14:paraId="08B89412" w14:textId="2F84D922" w:rsidR="00C4507C" w:rsidRDefault="00C4507C" w:rsidP="00C4507C">
      <w:pPr>
        <w:pStyle w:val="NoSpacing"/>
        <w:rPr>
          <w:b/>
          <w:bCs/>
        </w:rPr>
      </w:pPr>
      <w:r>
        <w:rPr>
          <w:noProof/>
        </w:rPr>
        <w:drawing>
          <wp:inline distT="0" distB="0" distL="0" distR="0" wp14:anchorId="71EC8863" wp14:editId="600EB6BA">
            <wp:extent cx="5943600" cy="3839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39210"/>
                    </a:xfrm>
                    <a:prstGeom prst="rect">
                      <a:avLst/>
                    </a:prstGeom>
                  </pic:spPr>
                </pic:pic>
              </a:graphicData>
            </a:graphic>
          </wp:inline>
        </w:drawing>
      </w:r>
    </w:p>
    <w:p w14:paraId="168AC5D8" w14:textId="7D16800E" w:rsidR="00C4507C" w:rsidRDefault="00C4507C" w:rsidP="00C4507C">
      <w:pPr>
        <w:pStyle w:val="NoSpacing"/>
        <w:rPr>
          <w:b/>
          <w:bCs/>
        </w:rPr>
      </w:pPr>
    </w:p>
    <w:p w14:paraId="633BA520" w14:textId="05CFF27F" w:rsidR="00C4507C" w:rsidRDefault="00C4507C" w:rsidP="00A54D43">
      <w:pPr>
        <w:pStyle w:val="NoSpacing"/>
        <w:numPr>
          <w:ilvl w:val="0"/>
          <w:numId w:val="1"/>
        </w:numPr>
        <w:rPr>
          <w:b/>
          <w:bCs/>
        </w:rPr>
      </w:pPr>
      <w:r>
        <w:rPr>
          <w:b/>
          <w:bCs/>
        </w:rPr>
        <w:t>What are the types of variable in java?</w:t>
      </w:r>
    </w:p>
    <w:p w14:paraId="071657C1" w14:textId="77777777" w:rsidR="00C4507C" w:rsidRPr="00C4507C" w:rsidRDefault="00C4507C" w:rsidP="00C4507C">
      <w:pPr>
        <w:shd w:val="clear" w:color="auto" w:fill="FFFFFF"/>
        <w:spacing w:after="150" w:line="240" w:lineRule="auto"/>
        <w:textAlignment w:val="baseline"/>
        <w:rPr>
          <w:rFonts w:ascii="Roboto" w:eastAsia="Times New Roman" w:hAnsi="Roboto" w:cs="Times New Roman"/>
          <w:sz w:val="24"/>
          <w:szCs w:val="24"/>
        </w:rPr>
      </w:pPr>
      <w:r w:rsidRPr="00C4507C">
        <w:rPr>
          <w:rFonts w:ascii="Roboto" w:eastAsia="Times New Roman" w:hAnsi="Roboto" w:cs="Times New Roman"/>
          <w:sz w:val="24"/>
          <w:szCs w:val="24"/>
        </w:rPr>
        <w:t>There are three types of variables in Java:</w:t>
      </w:r>
    </w:p>
    <w:p w14:paraId="7F3137BD" w14:textId="77777777" w:rsidR="00C4507C" w:rsidRPr="00C4507C" w:rsidRDefault="00C4507C" w:rsidP="00A54D43">
      <w:pPr>
        <w:numPr>
          <w:ilvl w:val="0"/>
          <w:numId w:val="26"/>
        </w:numPr>
        <w:shd w:val="clear" w:color="auto" w:fill="FFFFFF"/>
        <w:spacing w:after="0" w:line="240" w:lineRule="auto"/>
        <w:ind w:left="540"/>
        <w:textAlignment w:val="baseline"/>
        <w:rPr>
          <w:rFonts w:ascii="Roboto" w:eastAsia="Times New Roman" w:hAnsi="Roboto" w:cs="Times New Roman"/>
          <w:sz w:val="24"/>
          <w:szCs w:val="24"/>
        </w:rPr>
      </w:pPr>
      <w:r w:rsidRPr="00C4507C">
        <w:rPr>
          <w:rFonts w:ascii="Roboto" w:eastAsia="Times New Roman" w:hAnsi="Roboto" w:cs="Times New Roman"/>
          <w:sz w:val="24"/>
          <w:szCs w:val="24"/>
        </w:rPr>
        <w:t>Local Variables</w:t>
      </w:r>
    </w:p>
    <w:p w14:paraId="1E344972" w14:textId="77777777" w:rsidR="00C4507C" w:rsidRPr="00C4507C" w:rsidRDefault="00C4507C" w:rsidP="00A54D43">
      <w:pPr>
        <w:numPr>
          <w:ilvl w:val="0"/>
          <w:numId w:val="26"/>
        </w:numPr>
        <w:shd w:val="clear" w:color="auto" w:fill="FFFFFF"/>
        <w:spacing w:after="0" w:line="240" w:lineRule="auto"/>
        <w:ind w:left="540"/>
        <w:textAlignment w:val="baseline"/>
        <w:rPr>
          <w:rFonts w:ascii="Roboto" w:eastAsia="Times New Roman" w:hAnsi="Roboto" w:cs="Times New Roman"/>
          <w:sz w:val="24"/>
          <w:szCs w:val="24"/>
        </w:rPr>
      </w:pPr>
      <w:r w:rsidRPr="00C4507C">
        <w:rPr>
          <w:rFonts w:ascii="Roboto" w:eastAsia="Times New Roman" w:hAnsi="Roboto" w:cs="Times New Roman"/>
          <w:sz w:val="24"/>
          <w:szCs w:val="24"/>
        </w:rPr>
        <w:t>Instance Variables</w:t>
      </w:r>
    </w:p>
    <w:p w14:paraId="56F25096" w14:textId="77777777" w:rsidR="00C4507C" w:rsidRPr="00C4507C" w:rsidRDefault="00C4507C" w:rsidP="00A54D43">
      <w:pPr>
        <w:numPr>
          <w:ilvl w:val="0"/>
          <w:numId w:val="26"/>
        </w:numPr>
        <w:shd w:val="clear" w:color="auto" w:fill="FFFFFF"/>
        <w:spacing w:after="0" w:line="240" w:lineRule="auto"/>
        <w:ind w:left="540"/>
        <w:textAlignment w:val="baseline"/>
        <w:rPr>
          <w:rFonts w:ascii="Roboto" w:eastAsia="Times New Roman" w:hAnsi="Roboto" w:cs="Times New Roman"/>
          <w:sz w:val="24"/>
          <w:szCs w:val="24"/>
        </w:rPr>
      </w:pPr>
      <w:r w:rsidRPr="00C4507C">
        <w:rPr>
          <w:rFonts w:ascii="Roboto" w:eastAsia="Times New Roman" w:hAnsi="Roboto" w:cs="Times New Roman"/>
          <w:sz w:val="24"/>
          <w:szCs w:val="24"/>
        </w:rPr>
        <w:t>Static Variables</w:t>
      </w:r>
    </w:p>
    <w:p w14:paraId="290A70D9" w14:textId="77777777" w:rsidR="00C4507C" w:rsidRPr="00C4507C" w:rsidRDefault="00C4507C" w:rsidP="00C4507C">
      <w:pPr>
        <w:shd w:val="clear" w:color="auto" w:fill="FFFFFF"/>
        <w:spacing w:after="150" w:line="240" w:lineRule="auto"/>
        <w:textAlignment w:val="baseline"/>
        <w:rPr>
          <w:rFonts w:ascii="Roboto" w:eastAsia="Times New Roman" w:hAnsi="Roboto" w:cs="Times New Roman"/>
          <w:sz w:val="24"/>
          <w:szCs w:val="24"/>
        </w:rPr>
      </w:pPr>
      <w:r w:rsidRPr="00C4507C">
        <w:rPr>
          <w:rFonts w:ascii="Roboto" w:eastAsia="Times New Roman" w:hAnsi="Roboto" w:cs="Times New Roman"/>
          <w:sz w:val="24"/>
          <w:szCs w:val="24"/>
        </w:rPr>
        <w:t>Let us now learn about each one of these variables in detail.</w:t>
      </w:r>
    </w:p>
    <w:p w14:paraId="1097ECF5" w14:textId="77777777" w:rsidR="00C4507C" w:rsidRPr="00C4507C" w:rsidRDefault="00C4507C" w:rsidP="00C4507C">
      <w:pPr>
        <w:shd w:val="clear" w:color="auto" w:fill="FFFFFF"/>
        <w:spacing w:after="0" w:line="240" w:lineRule="auto"/>
        <w:textAlignment w:val="baseline"/>
        <w:rPr>
          <w:rFonts w:ascii="Roboto" w:eastAsia="Times New Roman" w:hAnsi="Roboto" w:cs="Times New Roman"/>
          <w:sz w:val="24"/>
          <w:szCs w:val="24"/>
        </w:rPr>
      </w:pPr>
      <w:r w:rsidRPr="00C4507C">
        <w:rPr>
          <w:rFonts w:ascii="Roboto" w:eastAsia="Times New Roman" w:hAnsi="Roboto" w:cs="Times New Roman"/>
          <w:b/>
          <w:bCs/>
          <w:sz w:val="24"/>
          <w:szCs w:val="24"/>
          <w:bdr w:val="none" w:sz="0" w:space="0" w:color="auto" w:frame="1"/>
        </w:rPr>
        <w:t>Local Variables</w:t>
      </w:r>
      <w:r w:rsidRPr="00C4507C">
        <w:rPr>
          <w:rFonts w:ascii="Roboto" w:eastAsia="Times New Roman" w:hAnsi="Roboto" w:cs="Times New Roman"/>
          <w:sz w:val="24"/>
          <w:szCs w:val="24"/>
        </w:rPr>
        <w:t>: A variable defined within a block or method or constructor is called local variable.</w:t>
      </w:r>
    </w:p>
    <w:p w14:paraId="2F6A285B" w14:textId="77777777" w:rsidR="00C4507C" w:rsidRPr="00C4507C" w:rsidRDefault="00C4507C" w:rsidP="00A54D43">
      <w:pPr>
        <w:numPr>
          <w:ilvl w:val="1"/>
          <w:numId w:val="27"/>
        </w:numPr>
        <w:shd w:val="clear" w:color="auto" w:fill="FFFFFF"/>
        <w:spacing w:after="0" w:line="240" w:lineRule="auto"/>
        <w:ind w:left="1080"/>
        <w:textAlignment w:val="baseline"/>
        <w:rPr>
          <w:rFonts w:ascii="Roboto" w:eastAsia="Times New Roman" w:hAnsi="Roboto" w:cs="Times New Roman"/>
          <w:sz w:val="24"/>
          <w:szCs w:val="24"/>
        </w:rPr>
      </w:pPr>
      <w:proofErr w:type="gramStart"/>
      <w:r w:rsidRPr="00C4507C">
        <w:rPr>
          <w:rFonts w:ascii="Roboto" w:eastAsia="Times New Roman" w:hAnsi="Roboto" w:cs="Times New Roman"/>
          <w:sz w:val="24"/>
          <w:szCs w:val="24"/>
        </w:rPr>
        <w:t>These variable</w:t>
      </w:r>
      <w:proofErr w:type="gramEnd"/>
      <w:r w:rsidRPr="00C4507C">
        <w:rPr>
          <w:rFonts w:ascii="Roboto" w:eastAsia="Times New Roman" w:hAnsi="Roboto" w:cs="Times New Roman"/>
          <w:sz w:val="24"/>
          <w:szCs w:val="24"/>
        </w:rPr>
        <w:t xml:space="preserve"> are created when the block in entered or the function is called and destroyed after exiting from the block or when the call returns from the function.</w:t>
      </w:r>
    </w:p>
    <w:p w14:paraId="169AEB20" w14:textId="77777777" w:rsidR="00C4507C" w:rsidRPr="00C4507C" w:rsidRDefault="00C4507C" w:rsidP="00A54D43">
      <w:pPr>
        <w:numPr>
          <w:ilvl w:val="1"/>
          <w:numId w:val="27"/>
        </w:numPr>
        <w:shd w:val="clear" w:color="auto" w:fill="FFFFFF"/>
        <w:spacing w:after="0" w:line="240" w:lineRule="auto"/>
        <w:ind w:left="1080"/>
        <w:textAlignment w:val="baseline"/>
        <w:rPr>
          <w:rFonts w:ascii="Roboto" w:eastAsia="Times New Roman" w:hAnsi="Roboto" w:cs="Times New Roman"/>
          <w:sz w:val="24"/>
          <w:szCs w:val="24"/>
        </w:rPr>
      </w:pPr>
      <w:r w:rsidRPr="00C4507C">
        <w:rPr>
          <w:rFonts w:ascii="Roboto" w:eastAsia="Times New Roman" w:hAnsi="Roboto" w:cs="Times New Roman"/>
          <w:sz w:val="24"/>
          <w:szCs w:val="24"/>
        </w:rPr>
        <w:t xml:space="preserve">The scope of these variables exists only within the block in which the variable is declared. i.e. we can access </w:t>
      </w:r>
      <w:proofErr w:type="gramStart"/>
      <w:r w:rsidRPr="00C4507C">
        <w:rPr>
          <w:rFonts w:ascii="Roboto" w:eastAsia="Times New Roman" w:hAnsi="Roboto" w:cs="Times New Roman"/>
          <w:sz w:val="24"/>
          <w:szCs w:val="24"/>
        </w:rPr>
        <w:t>these variable</w:t>
      </w:r>
      <w:proofErr w:type="gramEnd"/>
      <w:r w:rsidRPr="00C4507C">
        <w:rPr>
          <w:rFonts w:ascii="Roboto" w:eastAsia="Times New Roman" w:hAnsi="Roboto" w:cs="Times New Roman"/>
          <w:sz w:val="24"/>
          <w:szCs w:val="24"/>
        </w:rPr>
        <w:t xml:space="preserve"> only within that block.</w:t>
      </w:r>
    </w:p>
    <w:p w14:paraId="503AE9B7" w14:textId="73A304A1" w:rsidR="00C4507C" w:rsidRDefault="00C4507C" w:rsidP="00A54D43">
      <w:pPr>
        <w:numPr>
          <w:ilvl w:val="1"/>
          <w:numId w:val="27"/>
        </w:numPr>
        <w:shd w:val="clear" w:color="auto" w:fill="FFFFFF"/>
        <w:spacing w:after="0" w:line="240" w:lineRule="auto"/>
        <w:ind w:left="1080"/>
        <w:textAlignment w:val="baseline"/>
        <w:rPr>
          <w:rFonts w:ascii="Roboto" w:eastAsia="Times New Roman" w:hAnsi="Roboto" w:cs="Times New Roman"/>
          <w:sz w:val="24"/>
          <w:szCs w:val="24"/>
        </w:rPr>
      </w:pPr>
      <w:proofErr w:type="spellStart"/>
      <w:r w:rsidRPr="00C4507C">
        <w:rPr>
          <w:rFonts w:ascii="Roboto" w:eastAsia="Times New Roman" w:hAnsi="Roboto" w:cs="Times New Roman"/>
          <w:sz w:val="24"/>
          <w:szCs w:val="24"/>
        </w:rPr>
        <w:t>Initilisation</w:t>
      </w:r>
      <w:proofErr w:type="spellEnd"/>
      <w:r w:rsidRPr="00C4507C">
        <w:rPr>
          <w:rFonts w:ascii="Roboto" w:eastAsia="Times New Roman" w:hAnsi="Roboto" w:cs="Times New Roman"/>
          <w:sz w:val="24"/>
          <w:szCs w:val="24"/>
        </w:rPr>
        <w:t xml:space="preserve"> of Local Variable is Mandatory.</w:t>
      </w:r>
    </w:p>
    <w:p w14:paraId="4FF57E5C" w14:textId="17FD8297" w:rsidR="00C4507C" w:rsidRDefault="00C4507C" w:rsidP="00C4507C">
      <w:pPr>
        <w:shd w:val="clear" w:color="auto" w:fill="FFFFFF"/>
        <w:spacing w:after="0" w:line="240" w:lineRule="auto"/>
        <w:textAlignment w:val="baseline"/>
        <w:rPr>
          <w:rFonts w:ascii="Roboto" w:eastAsia="Times New Roman" w:hAnsi="Roboto" w:cs="Times New Roman"/>
          <w:sz w:val="24"/>
          <w:szCs w:val="24"/>
        </w:rPr>
      </w:pPr>
    </w:p>
    <w:p w14:paraId="7387954C" w14:textId="030B8428" w:rsidR="00C4507C" w:rsidRPr="00C4507C" w:rsidRDefault="00C4507C" w:rsidP="00C4507C">
      <w:pPr>
        <w:shd w:val="clear" w:color="auto" w:fill="FFFFFF"/>
        <w:spacing w:after="0" w:line="240" w:lineRule="auto"/>
        <w:textAlignment w:val="baseline"/>
        <w:rPr>
          <w:rFonts w:ascii="Roboto" w:eastAsia="Times New Roman" w:hAnsi="Roboto" w:cs="Times New Roman"/>
          <w:sz w:val="24"/>
          <w:szCs w:val="24"/>
        </w:rPr>
      </w:pPr>
      <w:r>
        <w:rPr>
          <w:noProof/>
        </w:rPr>
        <w:lastRenderedPageBreak/>
        <w:drawing>
          <wp:inline distT="0" distB="0" distL="0" distR="0" wp14:anchorId="6BD99406" wp14:editId="151096F0">
            <wp:extent cx="52197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3086100"/>
                    </a:xfrm>
                    <a:prstGeom prst="rect">
                      <a:avLst/>
                    </a:prstGeom>
                  </pic:spPr>
                </pic:pic>
              </a:graphicData>
            </a:graphic>
          </wp:inline>
        </w:drawing>
      </w:r>
    </w:p>
    <w:p w14:paraId="2086C574" w14:textId="77777777" w:rsidR="00C4507C" w:rsidRPr="00C4507C" w:rsidRDefault="00C4507C" w:rsidP="00C4507C">
      <w:pPr>
        <w:spacing w:after="0" w:line="240" w:lineRule="auto"/>
        <w:rPr>
          <w:rFonts w:ascii="Times New Roman" w:eastAsia="Times New Roman" w:hAnsi="Times New Roman" w:cs="Times New Roman"/>
          <w:sz w:val="24"/>
          <w:szCs w:val="24"/>
        </w:rPr>
      </w:pPr>
      <w:r w:rsidRPr="00C4507C">
        <w:rPr>
          <w:rFonts w:ascii="Roboto" w:eastAsia="Times New Roman" w:hAnsi="Roboto" w:cs="Times New Roman"/>
          <w:b/>
          <w:bCs/>
          <w:sz w:val="24"/>
          <w:szCs w:val="24"/>
          <w:bdr w:val="none" w:sz="0" w:space="0" w:color="auto" w:frame="1"/>
          <w:shd w:val="clear" w:color="auto" w:fill="FFFFFF"/>
        </w:rPr>
        <w:t>Instance Variables</w:t>
      </w:r>
      <w:r w:rsidRPr="00C4507C">
        <w:rPr>
          <w:rFonts w:ascii="Roboto" w:eastAsia="Times New Roman" w:hAnsi="Roboto" w:cs="Times New Roman"/>
          <w:sz w:val="24"/>
          <w:szCs w:val="24"/>
          <w:shd w:val="clear" w:color="auto" w:fill="FFFFFF"/>
        </w:rPr>
        <w:t>: Instance variables are non-static variables and are declared in a class outside any method, constructor or block.</w:t>
      </w:r>
    </w:p>
    <w:p w14:paraId="6D51A8DD" w14:textId="77777777" w:rsidR="00C4507C" w:rsidRPr="00C4507C" w:rsidRDefault="00C4507C" w:rsidP="00A54D43">
      <w:pPr>
        <w:numPr>
          <w:ilvl w:val="0"/>
          <w:numId w:val="28"/>
        </w:numPr>
        <w:shd w:val="clear" w:color="auto" w:fill="FFFFFF"/>
        <w:spacing w:after="0" w:line="240" w:lineRule="auto"/>
        <w:ind w:left="540"/>
        <w:textAlignment w:val="baseline"/>
        <w:rPr>
          <w:rFonts w:ascii="Roboto" w:eastAsia="Times New Roman" w:hAnsi="Roboto" w:cs="Times New Roman"/>
          <w:sz w:val="24"/>
          <w:szCs w:val="24"/>
        </w:rPr>
      </w:pPr>
      <w:r w:rsidRPr="00C4507C">
        <w:rPr>
          <w:rFonts w:ascii="Roboto" w:eastAsia="Times New Roman" w:hAnsi="Roboto" w:cs="Times New Roman"/>
          <w:sz w:val="24"/>
          <w:szCs w:val="24"/>
        </w:rPr>
        <w:t>As instance variables are declared in a class, these variables are created when an object of the class is created and destroyed when the object is destroyed.</w:t>
      </w:r>
    </w:p>
    <w:p w14:paraId="70C80930" w14:textId="77777777" w:rsidR="00C4507C" w:rsidRPr="00C4507C" w:rsidRDefault="00C4507C" w:rsidP="00A54D43">
      <w:pPr>
        <w:numPr>
          <w:ilvl w:val="0"/>
          <w:numId w:val="28"/>
        </w:numPr>
        <w:shd w:val="clear" w:color="auto" w:fill="FFFFFF"/>
        <w:spacing w:after="0" w:line="240" w:lineRule="auto"/>
        <w:ind w:left="540"/>
        <w:textAlignment w:val="baseline"/>
        <w:rPr>
          <w:rFonts w:ascii="Roboto" w:eastAsia="Times New Roman" w:hAnsi="Roboto" w:cs="Times New Roman"/>
          <w:sz w:val="24"/>
          <w:szCs w:val="24"/>
        </w:rPr>
      </w:pPr>
      <w:r w:rsidRPr="00C4507C">
        <w:rPr>
          <w:rFonts w:ascii="Roboto" w:eastAsia="Times New Roman" w:hAnsi="Roboto" w:cs="Times New Roman"/>
          <w:sz w:val="24"/>
          <w:szCs w:val="24"/>
        </w:rPr>
        <w:t>Unlike local variables, we may use access specifiers for instance variables. If we do not specify any access specifier then the default access specifier will be used.</w:t>
      </w:r>
    </w:p>
    <w:p w14:paraId="45156DA6" w14:textId="77777777" w:rsidR="00C4507C" w:rsidRPr="00C4507C" w:rsidRDefault="00C4507C" w:rsidP="00A54D43">
      <w:pPr>
        <w:numPr>
          <w:ilvl w:val="0"/>
          <w:numId w:val="28"/>
        </w:numPr>
        <w:shd w:val="clear" w:color="auto" w:fill="FFFFFF"/>
        <w:spacing w:after="0" w:line="240" w:lineRule="auto"/>
        <w:ind w:left="540"/>
        <w:textAlignment w:val="baseline"/>
        <w:rPr>
          <w:rFonts w:ascii="Roboto" w:eastAsia="Times New Roman" w:hAnsi="Roboto" w:cs="Times New Roman"/>
          <w:sz w:val="24"/>
          <w:szCs w:val="24"/>
        </w:rPr>
      </w:pPr>
      <w:proofErr w:type="spellStart"/>
      <w:r w:rsidRPr="00C4507C">
        <w:rPr>
          <w:rFonts w:ascii="Roboto" w:eastAsia="Times New Roman" w:hAnsi="Roboto" w:cs="Times New Roman"/>
          <w:sz w:val="24"/>
          <w:szCs w:val="24"/>
        </w:rPr>
        <w:t>Initilisation</w:t>
      </w:r>
      <w:proofErr w:type="spellEnd"/>
      <w:r w:rsidRPr="00C4507C">
        <w:rPr>
          <w:rFonts w:ascii="Roboto" w:eastAsia="Times New Roman" w:hAnsi="Roboto" w:cs="Times New Roman"/>
          <w:sz w:val="24"/>
          <w:szCs w:val="24"/>
        </w:rPr>
        <w:t xml:space="preserve"> of Instance Variable is not Mandatory. Its default value is 0</w:t>
      </w:r>
    </w:p>
    <w:p w14:paraId="621C52D8" w14:textId="77777777" w:rsidR="00C4507C" w:rsidRPr="00C4507C" w:rsidRDefault="00C4507C" w:rsidP="00A54D43">
      <w:pPr>
        <w:numPr>
          <w:ilvl w:val="0"/>
          <w:numId w:val="28"/>
        </w:numPr>
        <w:shd w:val="clear" w:color="auto" w:fill="FFFFFF"/>
        <w:spacing w:after="0" w:line="240" w:lineRule="auto"/>
        <w:ind w:left="540"/>
        <w:textAlignment w:val="baseline"/>
        <w:rPr>
          <w:rFonts w:ascii="Roboto" w:eastAsia="Times New Roman" w:hAnsi="Roboto" w:cs="Times New Roman"/>
          <w:sz w:val="24"/>
          <w:szCs w:val="24"/>
        </w:rPr>
      </w:pPr>
      <w:r w:rsidRPr="00C4507C">
        <w:rPr>
          <w:rFonts w:ascii="Roboto" w:eastAsia="Times New Roman" w:hAnsi="Roboto" w:cs="Times New Roman"/>
          <w:sz w:val="24"/>
          <w:szCs w:val="24"/>
        </w:rPr>
        <w:t>Instance Variable can be accessed only by creating objects.</w:t>
      </w:r>
    </w:p>
    <w:p w14:paraId="1596ABD6" w14:textId="416C070F" w:rsidR="00C4507C" w:rsidRDefault="00C4507C" w:rsidP="00C4507C">
      <w:pPr>
        <w:pStyle w:val="NoSpacing"/>
        <w:rPr>
          <w:b/>
          <w:bCs/>
        </w:rPr>
      </w:pPr>
      <w:r>
        <w:rPr>
          <w:noProof/>
        </w:rPr>
        <w:lastRenderedPageBreak/>
        <w:drawing>
          <wp:inline distT="0" distB="0" distL="0" distR="0" wp14:anchorId="589E86C0" wp14:editId="54A462B8">
            <wp:extent cx="5162550" cy="708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2550" cy="7086600"/>
                    </a:xfrm>
                    <a:prstGeom prst="rect">
                      <a:avLst/>
                    </a:prstGeom>
                  </pic:spPr>
                </pic:pic>
              </a:graphicData>
            </a:graphic>
          </wp:inline>
        </w:drawing>
      </w:r>
    </w:p>
    <w:p w14:paraId="68579899" w14:textId="2737F78D" w:rsidR="00C4507C" w:rsidRDefault="00C4507C" w:rsidP="00C4507C">
      <w:pPr>
        <w:pStyle w:val="NoSpacing"/>
        <w:rPr>
          <w:b/>
          <w:bCs/>
        </w:rPr>
      </w:pPr>
    </w:p>
    <w:p w14:paraId="168993DB" w14:textId="77777777" w:rsidR="00C4507C" w:rsidRPr="00C4507C" w:rsidRDefault="00C4507C" w:rsidP="00C4507C">
      <w:pPr>
        <w:spacing w:after="0" w:line="240" w:lineRule="auto"/>
        <w:rPr>
          <w:rFonts w:ascii="Times New Roman" w:eastAsia="Times New Roman" w:hAnsi="Times New Roman" w:cs="Times New Roman"/>
          <w:sz w:val="24"/>
          <w:szCs w:val="24"/>
        </w:rPr>
      </w:pPr>
      <w:r w:rsidRPr="00C4507C">
        <w:rPr>
          <w:rFonts w:ascii="Roboto" w:eastAsia="Times New Roman" w:hAnsi="Roboto" w:cs="Times New Roman"/>
          <w:b/>
          <w:bCs/>
          <w:sz w:val="24"/>
          <w:szCs w:val="24"/>
          <w:bdr w:val="none" w:sz="0" w:space="0" w:color="auto" w:frame="1"/>
          <w:shd w:val="clear" w:color="auto" w:fill="FFFFFF"/>
        </w:rPr>
        <w:t>Static Variables</w:t>
      </w:r>
      <w:r w:rsidRPr="00C4507C">
        <w:rPr>
          <w:rFonts w:ascii="Roboto" w:eastAsia="Times New Roman" w:hAnsi="Roboto" w:cs="Times New Roman"/>
          <w:sz w:val="24"/>
          <w:szCs w:val="24"/>
          <w:shd w:val="clear" w:color="auto" w:fill="FFFFFF"/>
        </w:rPr>
        <w:t>: Static variables are also known as Class variables.</w:t>
      </w:r>
    </w:p>
    <w:p w14:paraId="36F9EF08" w14:textId="77777777" w:rsidR="00C4507C" w:rsidRPr="00C4507C" w:rsidRDefault="00C4507C" w:rsidP="00A54D43">
      <w:pPr>
        <w:numPr>
          <w:ilvl w:val="0"/>
          <w:numId w:val="29"/>
        </w:numPr>
        <w:shd w:val="clear" w:color="auto" w:fill="FFFFFF"/>
        <w:spacing w:after="0" w:line="240" w:lineRule="auto"/>
        <w:ind w:left="540"/>
        <w:textAlignment w:val="baseline"/>
        <w:rPr>
          <w:rFonts w:ascii="Roboto" w:eastAsia="Times New Roman" w:hAnsi="Roboto" w:cs="Times New Roman"/>
          <w:sz w:val="24"/>
          <w:szCs w:val="24"/>
        </w:rPr>
      </w:pPr>
      <w:r w:rsidRPr="00C4507C">
        <w:rPr>
          <w:rFonts w:ascii="Roboto" w:eastAsia="Times New Roman" w:hAnsi="Roboto" w:cs="Times New Roman"/>
          <w:sz w:val="24"/>
          <w:szCs w:val="24"/>
        </w:rPr>
        <w:t>These variables are declared similarly as instance variables, the difference is that static variables are declared using the static keyword within a class outside any method constructor or block.</w:t>
      </w:r>
    </w:p>
    <w:p w14:paraId="2D53E1C5" w14:textId="77777777" w:rsidR="00C4507C" w:rsidRPr="00C4507C" w:rsidRDefault="00C4507C" w:rsidP="00A54D43">
      <w:pPr>
        <w:numPr>
          <w:ilvl w:val="0"/>
          <w:numId w:val="29"/>
        </w:numPr>
        <w:shd w:val="clear" w:color="auto" w:fill="FFFFFF"/>
        <w:spacing w:after="0" w:line="240" w:lineRule="auto"/>
        <w:ind w:left="540"/>
        <w:textAlignment w:val="baseline"/>
        <w:rPr>
          <w:rFonts w:ascii="Roboto" w:eastAsia="Times New Roman" w:hAnsi="Roboto" w:cs="Times New Roman"/>
          <w:sz w:val="24"/>
          <w:szCs w:val="24"/>
        </w:rPr>
      </w:pPr>
      <w:r w:rsidRPr="00C4507C">
        <w:rPr>
          <w:rFonts w:ascii="Roboto" w:eastAsia="Times New Roman" w:hAnsi="Roboto" w:cs="Times New Roman"/>
          <w:sz w:val="24"/>
          <w:szCs w:val="24"/>
        </w:rPr>
        <w:lastRenderedPageBreak/>
        <w:t>Unlike instance variables, we can only have one copy of a static variable per class irrespective of how many objects we create.</w:t>
      </w:r>
    </w:p>
    <w:p w14:paraId="06091092" w14:textId="77777777" w:rsidR="00C4507C" w:rsidRPr="00C4507C" w:rsidRDefault="00C4507C" w:rsidP="00A54D43">
      <w:pPr>
        <w:numPr>
          <w:ilvl w:val="0"/>
          <w:numId w:val="29"/>
        </w:numPr>
        <w:shd w:val="clear" w:color="auto" w:fill="FFFFFF"/>
        <w:spacing w:after="0" w:line="240" w:lineRule="auto"/>
        <w:ind w:left="540"/>
        <w:textAlignment w:val="baseline"/>
        <w:rPr>
          <w:rFonts w:ascii="Roboto" w:eastAsia="Times New Roman" w:hAnsi="Roboto" w:cs="Times New Roman"/>
          <w:sz w:val="24"/>
          <w:szCs w:val="24"/>
        </w:rPr>
      </w:pPr>
      <w:r w:rsidRPr="00C4507C">
        <w:rPr>
          <w:rFonts w:ascii="Roboto" w:eastAsia="Times New Roman" w:hAnsi="Roboto" w:cs="Times New Roman"/>
          <w:sz w:val="24"/>
          <w:szCs w:val="24"/>
        </w:rPr>
        <w:t>Static variables are created at the start of program execution and destroyed automatically when execution ends.</w:t>
      </w:r>
    </w:p>
    <w:p w14:paraId="24CD67E3" w14:textId="77777777" w:rsidR="00C4507C" w:rsidRPr="00C4507C" w:rsidRDefault="00C4507C" w:rsidP="00A54D43">
      <w:pPr>
        <w:numPr>
          <w:ilvl w:val="0"/>
          <w:numId w:val="29"/>
        </w:numPr>
        <w:shd w:val="clear" w:color="auto" w:fill="FFFFFF"/>
        <w:spacing w:after="0" w:line="240" w:lineRule="auto"/>
        <w:ind w:left="540"/>
        <w:textAlignment w:val="baseline"/>
        <w:rPr>
          <w:rFonts w:ascii="Roboto" w:eastAsia="Times New Roman" w:hAnsi="Roboto" w:cs="Times New Roman"/>
          <w:sz w:val="24"/>
          <w:szCs w:val="24"/>
        </w:rPr>
      </w:pPr>
      <w:proofErr w:type="spellStart"/>
      <w:r w:rsidRPr="00C4507C">
        <w:rPr>
          <w:rFonts w:ascii="Roboto" w:eastAsia="Times New Roman" w:hAnsi="Roboto" w:cs="Times New Roman"/>
          <w:sz w:val="24"/>
          <w:szCs w:val="24"/>
        </w:rPr>
        <w:t>Initilisation</w:t>
      </w:r>
      <w:proofErr w:type="spellEnd"/>
      <w:r w:rsidRPr="00C4507C">
        <w:rPr>
          <w:rFonts w:ascii="Roboto" w:eastAsia="Times New Roman" w:hAnsi="Roboto" w:cs="Times New Roman"/>
          <w:sz w:val="24"/>
          <w:szCs w:val="24"/>
        </w:rPr>
        <w:t xml:space="preserve"> of Static Variable is not Mandatory. Its default value is 0</w:t>
      </w:r>
    </w:p>
    <w:p w14:paraId="771747CD" w14:textId="77777777" w:rsidR="00C4507C" w:rsidRPr="00C4507C" w:rsidRDefault="00C4507C" w:rsidP="00A54D43">
      <w:pPr>
        <w:numPr>
          <w:ilvl w:val="0"/>
          <w:numId w:val="29"/>
        </w:numPr>
        <w:shd w:val="clear" w:color="auto" w:fill="FFFFFF"/>
        <w:spacing w:after="0" w:line="240" w:lineRule="auto"/>
        <w:ind w:left="540"/>
        <w:textAlignment w:val="baseline"/>
        <w:rPr>
          <w:rFonts w:ascii="Roboto" w:eastAsia="Times New Roman" w:hAnsi="Roboto" w:cs="Times New Roman"/>
          <w:sz w:val="24"/>
          <w:szCs w:val="24"/>
        </w:rPr>
      </w:pPr>
      <w:r w:rsidRPr="00C4507C">
        <w:rPr>
          <w:rFonts w:ascii="Roboto" w:eastAsia="Times New Roman" w:hAnsi="Roboto" w:cs="Times New Roman"/>
          <w:sz w:val="24"/>
          <w:szCs w:val="24"/>
        </w:rPr>
        <w:t>If we access the static variable like Instance variable (through an object), the compiler will show the warning message and it won’t halt the program. The compiler will replace the object name to class name automatically.</w:t>
      </w:r>
    </w:p>
    <w:p w14:paraId="532A8998" w14:textId="77777777" w:rsidR="00C4507C" w:rsidRPr="00C4507C" w:rsidRDefault="00C4507C" w:rsidP="00A54D43">
      <w:pPr>
        <w:numPr>
          <w:ilvl w:val="0"/>
          <w:numId w:val="29"/>
        </w:numPr>
        <w:shd w:val="clear" w:color="auto" w:fill="FFFFFF"/>
        <w:spacing w:after="0" w:line="240" w:lineRule="auto"/>
        <w:ind w:left="540"/>
        <w:textAlignment w:val="baseline"/>
        <w:rPr>
          <w:rFonts w:ascii="Roboto" w:eastAsia="Times New Roman" w:hAnsi="Roboto" w:cs="Times New Roman"/>
          <w:sz w:val="24"/>
          <w:szCs w:val="24"/>
        </w:rPr>
      </w:pPr>
      <w:r w:rsidRPr="00C4507C">
        <w:rPr>
          <w:rFonts w:ascii="Roboto" w:eastAsia="Times New Roman" w:hAnsi="Roboto" w:cs="Times New Roman"/>
          <w:sz w:val="24"/>
          <w:szCs w:val="24"/>
        </w:rPr>
        <w:t>If we access the static variable without the class name, Compiler will automatically append the class name.</w:t>
      </w:r>
    </w:p>
    <w:p w14:paraId="21ED6B74" w14:textId="1B8AD9EE" w:rsidR="00C4507C" w:rsidRDefault="00C4507C" w:rsidP="00C4507C">
      <w:pPr>
        <w:shd w:val="clear" w:color="auto" w:fill="FFFFFF"/>
        <w:spacing w:after="150" w:line="240" w:lineRule="auto"/>
        <w:textAlignment w:val="baseline"/>
        <w:rPr>
          <w:rFonts w:ascii="Roboto" w:eastAsia="Times New Roman" w:hAnsi="Roboto" w:cs="Times New Roman"/>
          <w:sz w:val="24"/>
          <w:szCs w:val="24"/>
        </w:rPr>
      </w:pPr>
      <w:r w:rsidRPr="00C4507C">
        <w:rPr>
          <w:rFonts w:ascii="Roboto" w:eastAsia="Times New Roman" w:hAnsi="Roboto" w:cs="Times New Roman"/>
          <w:sz w:val="24"/>
          <w:szCs w:val="24"/>
        </w:rPr>
        <w:t>To access static variables, we need not create an object of that class, we can simply access the variable as</w:t>
      </w:r>
      <w:r>
        <w:rPr>
          <w:noProof/>
        </w:rPr>
        <w:drawing>
          <wp:inline distT="0" distB="0" distL="0" distR="0" wp14:anchorId="0E58944F" wp14:editId="101DF549">
            <wp:extent cx="5943600" cy="35420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42030"/>
                    </a:xfrm>
                    <a:prstGeom prst="rect">
                      <a:avLst/>
                    </a:prstGeom>
                  </pic:spPr>
                </pic:pic>
              </a:graphicData>
            </a:graphic>
          </wp:inline>
        </w:drawing>
      </w:r>
    </w:p>
    <w:p w14:paraId="38D735EF" w14:textId="7CA51B64" w:rsidR="00C4507C" w:rsidRDefault="00C4507C" w:rsidP="00C4507C">
      <w:pPr>
        <w:shd w:val="clear" w:color="auto" w:fill="FFFFFF"/>
        <w:spacing w:after="150" w:line="240" w:lineRule="auto"/>
        <w:textAlignment w:val="baseline"/>
        <w:rPr>
          <w:rFonts w:ascii="Roboto" w:eastAsia="Times New Roman" w:hAnsi="Roboto" w:cs="Times New Roman"/>
          <w:sz w:val="24"/>
          <w:szCs w:val="24"/>
        </w:rPr>
      </w:pPr>
    </w:p>
    <w:p w14:paraId="6518D173" w14:textId="77777777" w:rsidR="00C4507C" w:rsidRPr="00C4507C" w:rsidRDefault="00C4507C" w:rsidP="00C4507C">
      <w:pPr>
        <w:shd w:val="clear" w:color="auto" w:fill="FFFFFF"/>
        <w:spacing w:after="150" w:line="240" w:lineRule="auto"/>
        <w:textAlignment w:val="baseline"/>
        <w:rPr>
          <w:rFonts w:ascii="Roboto" w:eastAsia="Times New Roman" w:hAnsi="Roboto" w:cs="Times New Roman"/>
          <w:sz w:val="24"/>
          <w:szCs w:val="24"/>
        </w:rPr>
      </w:pPr>
    </w:p>
    <w:p w14:paraId="2920A01C" w14:textId="010F93D8" w:rsidR="00C4507C" w:rsidRDefault="00C4507C" w:rsidP="00A54D43">
      <w:pPr>
        <w:pStyle w:val="NoSpacing"/>
        <w:numPr>
          <w:ilvl w:val="0"/>
          <w:numId w:val="1"/>
        </w:numPr>
        <w:rPr>
          <w:b/>
          <w:bCs/>
        </w:rPr>
      </w:pPr>
      <w:r>
        <w:rPr>
          <w:b/>
          <w:bCs/>
        </w:rPr>
        <w:t xml:space="preserve">What is the use of static in public static void </w:t>
      </w:r>
      <w:proofErr w:type="gramStart"/>
      <w:r>
        <w:rPr>
          <w:b/>
          <w:bCs/>
        </w:rPr>
        <w:t>main(</w:t>
      </w:r>
      <w:proofErr w:type="spellStart"/>
      <w:proofErr w:type="gramEnd"/>
      <w:r>
        <w:rPr>
          <w:b/>
          <w:bCs/>
        </w:rPr>
        <w:t>Strng</w:t>
      </w:r>
      <w:proofErr w:type="spellEnd"/>
      <w:r>
        <w:rPr>
          <w:b/>
          <w:bCs/>
        </w:rPr>
        <w:t xml:space="preserve"> [] </w:t>
      </w:r>
      <w:proofErr w:type="spellStart"/>
      <w:r>
        <w:rPr>
          <w:b/>
          <w:bCs/>
        </w:rPr>
        <w:t>args</w:t>
      </w:r>
      <w:proofErr w:type="spellEnd"/>
      <w:r>
        <w:rPr>
          <w:b/>
          <w:bCs/>
        </w:rPr>
        <w:t>)?</w:t>
      </w:r>
    </w:p>
    <w:p w14:paraId="4DA78322" w14:textId="773A1853" w:rsidR="00C4507C" w:rsidRDefault="00C4507C" w:rsidP="00C4507C">
      <w:pPr>
        <w:pStyle w:val="NoSpacing"/>
        <w:rPr>
          <w:rFonts w:ascii="Roboto" w:hAnsi="Roboto"/>
          <w:color w:val="222222"/>
          <w:shd w:val="clear" w:color="auto" w:fill="FFFFFF"/>
        </w:rPr>
      </w:pPr>
      <w:r>
        <w:rPr>
          <w:rFonts w:ascii="Roboto" w:hAnsi="Roboto"/>
          <w:b/>
          <w:bCs/>
          <w:color w:val="222222"/>
          <w:shd w:val="clear" w:color="auto" w:fill="FFFFFF"/>
        </w:rPr>
        <w:t>Java</w:t>
      </w:r>
      <w:r>
        <w:rPr>
          <w:rFonts w:ascii="Roboto" w:hAnsi="Roboto"/>
          <w:color w:val="222222"/>
          <w:shd w:val="clear" w:color="auto" w:fill="FFFFFF"/>
        </w:rPr>
        <w:t xml:space="preserve"> program's main method </w:t>
      </w:r>
      <w:proofErr w:type="gramStart"/>
      <w:r>
        <w:rPr>
          <w:rFonts w:ascii="Roboto" w:hAnsi="Roboto"/>
          <w:color w:val="222222"/>
          <w:shd w:val="clear" w:color="auto" w:fill="FFFFFF"/>
        </w:rPr>
        <w:t>has to</w:t>
      </w:r>
      <w:proofErr w:type="gramEnd"/>
      <w:r>
        <w:rPr>
          <w:rFonts w:ascii="Roboto" w:hAnsi="Roboto"/>
          <w:color w:val="222222"/>
          <w:shd w:val="clear" w:color="auto" w:fill="FFFFFF"/>
        </w:rPr>
        <w:t xml:space="preserve"> be declared static because keyword static allows main to be called without creating an object of the class in which the main method is defined. If we omit static keyword before main </w:t>
      </w:r>
      <w:r>
        <w:rPr>
          <w:rFonts w:ascii="Roboto" w:hAnsi="Roboto"/>
          <w:b/>
          <w:bCs/>
          <w:color w:val="222222"/>
          <w:shd w:val="clear" w:color="auto" w:fill="FFFFFF"/>
        </w:rPr>
        <w:t>Java</w:t>
      </w:r>
      <w:r>
        <w:rPr>
          <w:rFonts w:ascii="Roboto" w:hAnsi="Roboto"/>
          <w:color w:val="222222"/>
          <w:shd w:val="clear" w:color="auto" w:fill="FFFFFF"/>
        </w:rPr>
        <w:t> program will successfully compile but it won't execute</w:t>
      </w:r>
    </w:p>
    <w:p w14:paraId="0AC42702" w14:textId="22193F23" w:rsidR="00C4507C" w:rsidRDefault="00C4507C" w:rsidP="00C4507C">
      <w:pPr>
        <w:pStyle w:val="NoSpacing"/>
        <w:rPr>
          <w:rFonts w:ascii="Roboto" w:hAnsi="Roboto"/>
          <w:color w:val="222222"/>
          <w:shd w:val="clear" w:color="auto" w:fill="FFFFFF"/>
        </w:rPr>
      </w:pPr>
    </w:p>
    <w:p w14:paraId="3D97D92A" w14:textId="74D9D123" w:rsidR="00C4507C" w:rsidRPr="00C4507C" w:rsidRDefault="00C4507C" w:rsidP="00A54D43">
      <w:pPr>
        <w:pStyle w:val="NoSpacing"/>
        <w:numPr>
          <w:ilvl w:val="0"/>
          <w:numId w:val="1"/>
        </w:numPr>
        <w:rPr>
          <w:b/>
          <w:bCs/>
        </w:rPr>
      </w:pPr>
      <w:r>
        <w:rPr>
          <w:rFonts w:ascii="Roboto" w:hAnsi="Roboto"/>
          <w:color w:val="222222"/>
          <w:shd w:val="clear" w:color="auto" w:fill="FFFFFF"/>
        </w:rPr>
        <w:t xml:space="preserve">Can we pass parameters to main java class, if </w:t>
      </w:r>
      <w:proofErr w:type="gramStart"/>
      <w:r>
        <w:rPr>
          <w:rFonts w:ascii="Roboto" w:hAnsi="Roboto"/>
          <w:color w:val="222222"/>
          <w:shd w:val="clear" w:color="auto" w:fill="FFFFFF"/>
        </w:rPr>
        <w:t>not.</w:t>
      </w:r>
      <w:proofErr w:type="gramEnd"/>
      <w:r>
        <w:rPr>
          <w:rFonts w:ascii="Roboto" w:hAnsi="Roboto"/>
          <w:color w:val="222222"/>
          <w:shd w:val="clear" w:color="auto" w:fill="FFFFFF"/>
        </w:rPr>
        <w:t xml:space="preserve"> Why?</w:t>
      </w:r>
    </w:p>
    <w:p w14:paraId="0FD19A45" w14:textId="77777777" w:rsidR="00C4507C" w:rsidRDefault="00C4507C" w:rsidP="00D836D7">
      <w:pPr>
        <w:pStyle w:val="NormalWeb"/>
        <w:spacing w:before="120" w:beforeAutospacing="0" w:after="168" w:afterAutospacing="0"/>
        <w:jc w:val="both"/>
        <w:rPr>
          <w:rFonts w:ascii="Arial" w:hAnsi="Arial" w:cs="Arial"/>
          <w:color w:val="000000"/>
        </w:rPr>
      </w:pPr>
      <w:r>
        <w:rPr>
          <w:rFonts w:ascii="Arial" w:hAnsi="Arial" w:cs="Arial"/>
          <w:color w:val="000000"/>
        </w:rPr>
        <w:t>You can write the </w:t>
      </w:r>
      <w:r>
        <w:rPr>
          <w:rStyle w:val="Emphasis"/>
          <w:rFonts w:ascii="Arial" w:hAnsi="Arial" w:cs="Arial"/>
          <w:color w:val="000000"/>
        </w:rPr>
        <w:t xml:space="preserve">public static void </w:t>
      </w:r>
      <w:proofErr w:type="gramStart"/>
      <w:r>
        <w:rPr>
          <w:rStyle w:val="Emphasis"/>
          <w:rFonts w:ascii="Arial" w:hAnsi="Arial" w:cs="Arial"/>
          <w:color w:val="000000"/>
        </w:rPr>
        <w:t>main(</w:t>
      </w:r>
      <w:proofErr w:type="gramEnd"/>
      <w:r>
        <w:rPr>
          <w:rStyle w:val="Emphasis"/>
          <w:rFonts w:ascii="Arial" w:hAnsi="Arial" w:cs="Arial"/>
          <w:color w:val="000000"/>
        </w:rPr>
        <w:t>)</w:t>
      </w:r>
      <w:r>
        <w:rPr>
          <w:rFonts w:ascii="Arial" w:hAnsi="Arial" w:cs="Arial"/>
          <w:color w:val="000000"/>
        </w:rPr>
        <w:t> method with arguments other than String the program gets compiled.</w:t>
      </w:r>
    </w:p>
    <w:p w14:paraId="7717F665" w14:textId="77777777" w:rsidR="00C4507C" w:rsidRDefault="00C4507C" w:rsidP="00D836D7">
      <w:pPr>
        <w:pStyle w:val="NormalWeb"/>
        <w:spacing w:before="120" w:beforeAutospacing="0" w:after="168" w:afterAutospacing="0"/>
        <w:jc w:val="both"/>
        <w:rPr>
          <w:rFonts w:ascii="Arial" w:hAnsi="Arial" w:cs="Arial"/>
          <w:color w:val="000000"/>
        </w:rPr>
      </w:pPr>
      <w:r>
        <w:rPr>
          <w:rFonts w:ascii="Arial" w:hAnsi="Arial" w:cs="Arial"/>
          <w:color w:val="000000"/>
        </w:rPr>
        <w:lastRenderedPageBreak/>
        <w:t>Since the main method is the entry point of the Java program, whenever you execute one the JVM searches for the main method, which is public, static, with return type void, and a String array as an argument.</w:t>
      </w:r>
    </w:p>
    <w:p w14:paraId="6D547CC5" w14:textId="77777777" w:rsidR="00C4507C" w:rsidRDefault="00C4507C" w:rsidP="00D836D7">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 xml:space="preserve">Public static void </w:t>
      </w:r>
      <w:proofErr w:type="gramStart"/>
      <w:r>
        <w:rPr>
          <w:sz w:val="23"/>
          <w:szCs w:val="23"/>
        </w:rPr>
        <w:t>main(</w:t>
      </w:r>
      <w:proofErr w:type="gramEnd"/>
      <w:r>
        <w:rPr>
          <w:sz w:val="23"/>
          <w:szCs w:val="23"/>
        </w:rPr>
        <w:t xml:space="preserve">String </w:t>
      </w:r>
      <w:proofErr w:type="spellStart"/>
      <w:r>
        <w:rPr>
          <w:sz w:val="23"/>
          <w:szCs w:val="23"/>
        </w:rPr>
        <w:t>args</w:t>
      </w:r>
      <w:proofErr w:type="spellEnd"/>
      <w:r>
        <w:rPr>
          <w:sz w:val="23"/>
          <w:szCs w:val="23"/>
        </w:rPr>
        <w:t>[]){</w:t>
      </w:r>
    </w:p>
    <w:p w14:paraId="5D4389FA" w14:textId="77777777" w:rsidR="00C4507C" w:rsidRDefault="00C4507C" w:rsidP="00D836D7">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w:t>
      </w:r>
    </w:p>
    <w:p w14:paraId="031111C4" w14:textId="77777777" w:rsidR="00C4507C" w:rsidRDefault="00C4507C" w:rsidP="00D836D7">
      <w:pPr>
        <w:pStyle w:val="NormalWeb"/>
        <w:spacing w:before="120" w:beforeAutospacing="0" w:after="168" w:afterAutospacing="0"/>
        <w:jc w:val="both"/>
        <w:rPr>
          <w:rFonts w:ascii="Arial" w:hAnsi="Arial" w:cs="Arial"/>
          <w:color w:val="000000"/>
        </w:rPr>
      </w:pPr>
      <w:r>
        <w:rPr>
          <w:rFonts w:ascii="Arial" w:hAnsi="Arial" w:cs="Arial"/>
          <w:color w:val="000000"/>
        </w:rPr>
        <w:t>If anything is missing the JVM raises an error. Therefore, if you write a method with other data types (except String array) as arguments, at the time of execution, JVM does not consider this new method as the entry point of Java and generates an error.</w:t>
      </w:r>
    </w:p>
    <w:p w14:paraId="40E34CCB" w14:textId="77777777" w:rsidR="00C4507C" w:rsidRDefault="00C4507C" w:rsidP="00D836D7">
      <w:pPr>
        <w:pStyle w:val="Heading2"/>
        <w:spacing w:before="0" w:beforeAutospacing="0" w:after="0" w:afterAutospacing="0"/>
        <w:rPr>
          <w:rFonts w:ascii="Arial" w:hAnsi="Arial" w:cs="Arial"/>
          <w:sz w:val="30"/>
          <w:szCs w:val="30"/>
        </w:rPr>
      </w:pPr>
      <w:r>
        <w:rPr>
          <w:rFonts w:ascii="Arial" w:hAnsi="Arial" w:cs="Arial"/>
          <w:sz w:val="30"/>
          <w:szCs w:val="30"/>
        </w:rPr>
        <w:t>Example</w:t>
      </w:r>
    </w:p>
    <w:p w14:paraId="6B05D140" w14:textId="77777777" w:rsidR="00C4507C" w:rsidRDefault="00C4507C" w:rsidP="00D836D7">
      <w:pPr>
        <w:pStyle w:val="NormalWeb"/>
        <w:spacing w:before="120" w:beforeAutospacing="0" w:after="168" w:afterAutospacing="0"/>
        <w:jc w:val="both"/>
        <w:rPr>
          <w:rFonts w:ascii="Arial" w:hAnsi="Arial" w:cs="Arial"/>
          <w:color w:val="000000"/>
        </w:rPr>
      </w:pPr>
      <w:r>
        <w:rPr>
          <w:rFonts w:ascii="Arial" w:hAnsi="Arial" w:cs="Arial"/>
          <w:color w:val="000000"/>
        </w:rPr>
        <w:t>In the following Java program, we are trying to use an integer array as arguments of the main method.</w:t>
      </w:r>
    </w:p>
    <w:p w14:paraId="59397C5C" w14:textId="77777777" w:rsidR="00C4507C" w:rsidRDefault="00C4507C" w:rsidP="00D836D7">
      <w:pPr>
        <w:pStyle w:val="NormalWeb"/>
        <w:spacing w:before="120" w:beforeAutospacing="0" w:after="168" w:afterAutospacing="0"/>
        <w:jc w:val="both"/>
        <w:rPr>
          <w:rFonts w:ascii="Arial" w:hAnsi="Arial" w:cs="Arial"/>
          <w:color w:val="000000"/>
        </w:rPr>
      </w:pPr>
      <w:hyperlink r:id="rId47" w:tgtFrame="_blank" w:history="1">
        <w:r>
          <w:rPr>
            <w:rStyle w:val="Hyperlink"/>
            <w:rFonts w:ascii="Arial" w:hAnsi="Arial" w:cs="Arial"/>
            <w:color w:val="FFFFFF"/>
            <w:bdr w:val="single" w:sz="2" w:space="2" w:color="F05C02" w:frame="1"/>
            <w:shd w:val="clear" w:color="auto" w:fill="B82051"/>
          </w:rPr>
          <w:t> Live Demo</w:t>
        </w:r>
      </w:hyperlink>
    </w:p>
    <w:p w14:paraId="0D64B5DC" w14:textId="77777777" w:rsidR="00C4507C" w:rsidRDefault="00C4507C" w:rsidP="00D836D7">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r>
        <w:rPr>
          <w:rStyle w:val="typ"/>
          <w:rFonts w:eastAsiaTheme="majorEastAsia"/>
          <w:color w:val="660066"/>
          <w:sz w:val="23"/>
          <w:szCs w:val="23"/>
        </w:rPr>
        <w:t>MainExample</w:t>
      </w:r>
      <w:proofErr w:type="spellEnd"/>
      <w:r>
        <w:rPr>
          <w:rStyle w:val="pln"/>
          <w:color w:val="000000"/>
          <w:sz w:val="23"/>
          <w:szCs w:val="23"/>
        </w:rPr>
        <w:t xml:space="preserve"> </w:t>
      </w:r>
      <w:r>
        <w:rPr>
          <w:rStyle w:val="pun"/>
          <w:color w:val="666600"/>
          <w:sz w:val="23"/>
          <w:szCs w:val="23"/>
        </w:rPr>
        <w:t>{</w:t>
      </w:r>
    </w:p>
    <w:p w14:paraId="6BA163A1" w14:textId="77777777" w:rsidR="00C4507C" w:rsidRDefault="00C4507C" w:rsidP="00D836D7">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gramStart"/>
      <w:r>
        <w:rPr>
          <w:rStyle w:val="pln"/>
          <w:color w:val="000000"/>
          <w:sz w:val="23"/>
          <w:szCs w:val="23"/>
        </w:rPr>
        <w:t>main</w:t>
      </w:r>
      <w:r>
        <w:rPr>
          <w:rStyle w:val="pun"/>
          <w:color w:val="666600"/>
          <w:sz w:val="23"/>
          <w:szCs w:val="23"/>
        </w:rPr>
        <w:t>(</w:t>
      </w:r>
      <w:proofErr w:type="gramEnd"/>
      <w:r>
        <w:rPr>
          <w:rStyle w:val="kwd"/>
          <w:color w:val="000088"/>
          <w:sz w:val="23"/>
          <w:szCs w:val="23"/>
        </w:rPr>
        <w:t>int</w:t>
      </w:r>
      <w:r>
        <w:rPr>
          <w:rStyle w:val="pln"/>
          <w:color w:val="000000"/>
          <w:sz w:val="23"/>
          <w:szCs w:val="23"/>
        </w:rPr>
        <w:t xml:space="preserve"> </w:t>
      </w:r>
      <w:proofErr w:type="spellStart"/>
      <w:r>
        <w:rPr>
          <w:rStyle w:val="pln"/>
          <w:color w:val="000000"/>
          <w:sz w:val="23"/>
          <w:szCs w:val="23"/>
        </w:rPr>
        <w:t>args</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p>
    <w:p w14:paraId="297805DC" w14:textId="77C35D7F" w:rsidR="00C4507C" w:rsidRDefault="00C4507C" w:rsidP="00D836D7">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typ"/>
          <w:rFonts w:eastAsiaTheme="majorEastAsia"/>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proofErr w:type="spellEnd"/>
      <w:r>
        <w:rPr>
          <w:rStyle w:val="pun"/>
          <w:color w:val="666600"/>
          <w:sz w:val="23"/>
          <w:szCs w:val="23"/>
        </w:rPr>
        <w:t>(</w:t>
      </w:r>
      <w:r>
        <w:rPr>
          <w:rStyle w:val="str"/>
          <w:color w:val="008800"/>
          <w:sz w:val="23"/>
          <w:szCs w:val="23"/>
        </w:rPr>
        <w:t>"Hello how are you"</w:t>
      </w:r>
      <w:r>
        <w:rPr>
          <w:rStyle w:val="pun"/>
          <w:color w:val="666600"/>
          <w:sz w:val="23"/>
          <w:szCs w:val="23"/>
        </w:rPr>
        <w:t>);</w:t>
      </w:r>
    </w:p>
    <w:p w14:paraId="7C8591D3" w14:textId="1CE6CB33" w:rsidR="00C4507C" w:rsidRDefault="00C4507C" w:rsidP="00D836D7">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pun"/>
          <w:color w:val="666600"/>
          <w:sz w:val="23"/>
          <w:szCs w:val="23"/>
        </w:rPr>
        <w:t>}</w:t>
      </w:r>
    </w:p>
    <w:p w14:paraId="2B3841BE" w14:textId="77777777" w:rsidR="00C4507C" w:rsidRDefault="00C4507C" w:rsidP="00D836D7">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color w:val="666600"/>
          <w:sz w:val="23"/>
          <w:szCs w:val="23"/>
        </w:rPr>
        <w:t>}</w:t>
      </w:r>
    </w:p>
    <w:p w14:paraId="283ED3B1" w14:textId="77777777" w:rsidR="00C4507C" w:rsidRDefault="00C4507C" w:rsidP="00D836D7">
      <w:pPr>
        <w:pStyle w:val="Heading2"/>
        <w:spacing w:before="0" w:beforeAutospacing="0" w:after="0" w:afterAutospacing="0"/>
        <w:rPr>
          <w:rFonts w:ascii="Arial" w:hAnsi="Arial" w:cs="Arial"/>
          <w:sz w:val="30"/>
          <w:szCs w:val="30"/>
        </w:rPr>
      </w:pPr>
      <w:r>
        <w:rPr>
          <w:rFonts w:ascii="Arial" w:hAnsi="Arial" w:cs="Arial"/>
          <w:sz w:val="30"/>
          <w:szCs w:val="30"/>
        </w:rPr>
        <w:t>Output</w:t>
      </w:r>
    </w:p>
    <w:p w14:paraId="0D4BF396" w14:textId="77777777" w:rsidR="00C4507C" w:rsidRDefault="00C4507C" w:rsidP="00D836D7">
      <w:pPr>
        <w:pStyle w:val="NormalWeb"/>
        <w:spacing w:before="120" w:beforeAutospacing="0" w:after="168" w:afterAutospacing="0"/>
        <w:jc w:val="both"/>
        <w:rPr>
          <w:rFonts w:ascii="Arial" w:hAnsi="Arial" w:cs="Arial"/>
          <w:color w:val="000000"/>
        </w:rPr>
      </w:pPr>
      <w:r>
        <w:rPr>
          <w:rFonts w:ascii="Arial" w:hAnsi="Arial" w:cs="Arial"/>
          <w:color w:val="000000"/>
        </w:rPr>
        <w:t xml:space="preserve">On executing, this program generates the following error </w:t>
      </w:r>
      <w:r>
        <w:rPr>
          <w:rFonts w:ascii="Cambria Math" w:hAnsi="Cambria Math" w:cs="Cambria Math"/>
          <w:color w:val="000000"/>
        </w:rPr>
        <w:t>−</w:t>
      </w:r>
    </w:p>
    <w:p w14:paraId="35CC8381" w14:textId="77777777" w:rsidR="00C4507C" w:rsidRDefault="00C4507C" w:rsidP="00D836D7">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 xml:space="preserve">Error: Main method not found in class </w:t>
      </w:r>
      <w:proofErr w:type="spellStart"/>
      <w:r>
        <w:rPr>
          <w:sz w:val="23"/>
          <w:szCs w:val="23"/>
        </w:rPr>
        <w:t>MainMethodExample</w:t>
      </w:r>
      <w:proofErr w:type="spellEnd"/>
      <w:r>
        <w:rPr>
          <w:sz w:val="23"/>
          <w:szCs w:val="23"/>
        </w:rPr>
        <w:t>, please define the main</w:t>
      </w:r>
    </w:p>
    <w:p w14:paraId="01DDC6AE" w14:textId="77777777" w:rsidR="00C4507C" w:rsidRDefault="00C4507C" w:rsidP="00D836D7">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method as:</w:t>
      </w:r>
    </w:p>
    <w:p w14:paraId="341BBA62" w14:textId="77777777" w:rsidR="00C4507C" w:rsidRDefault="00C4507C" w:rsidP="00D836D7">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 xml:space="preserve">public static void </w:t>
      </w:r>
      <w:proofErr w:type="gramStart"/>
      <w:r>
        <w:rPr>
          <w:sz w:val="23"/>
          <w:szCs w:val="23"/>
        </w:rPr>
        <w:t>main(</w:t>
      </w:r>
      <w:proofErr w:type="gramEnd"/>
      <w:r>
        <w:rPr>
          <w:sz w:val="23"/>
          <w:szCs w:val="23"/>
        </w:rPr>
        <w:t xml:space="preserve">String[] </w:t>
      </w:r>
      <w:proofErr w:type="spellStart"/>
      <w:r>
        <w:rPr>
          <w:sz w:val="23"/>
          <w:szCs w:val="23"/>
        </w:rPr>
        <w:t>args</w:t>
      </w:r>
      <w:proofErr w:type="spellEnd"/>
      <w:r>
        <w:rPr>
          <w:sz w:val="23"/>
          <w:szCs w:val="23"/>
        </w:rPr>
        <w:t>)</w:t>
      </w:r>
    </w:p>
    <w:p w14:paraId="26CA0BC9" w14:textId="77777777" w:rsidR="00C4507C" w:rsidRDefault="00C4507C" w:rsidP="00D836D7">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 xml:space="preserve">or a JavaFX application class must extend </w:t>
      </w:r>
      <w:proofErr w:type="spellStart"/>
      <w:r>
        <w:rPr>
          <w:sz w:val="23"/>
          <w:szCs w:val="23"/>
        </w:rPr>
        <w:t>javafx.</w:t>
      </w:r>
      <w:proofErr w:type="gramStart"/>
      <w:r>
        <w:rPr>
          <w:sz w:val="23"/>
          <w:szCs w:val="23"/>
        </w:rPr>
        <w:t>application.Application</w:t>
      </w:r>
      <w:proofErr w:type="spellEnd"/>
      <w:proofErr w:type="gramEnd"/>
    </w:p>
    <w:p w14:paraId="6339301C" w14:textId="5D0E29E2" w:rsidR="00C4507C" w:rsidRDefault="00C4507C" w:rsidP="00C4507C">
      <w:pPr>
        <w:pStyle w:val="NoSpacing"/>
        <w:rPr>
          <w:b/>
          <w:bCs/>
        </w:rPr>
      </w:pPr>
    </w:p>
    <w:p w14:paraId="0369B273" w14:textId="1454B024" w:rsidR="00D836D7" w:rsidRDefault="00CF5D63" w:rsidP="00A54D43">
      <w:pPr>
        <w:pStyle w:val="NoSpacing"/>
        <w:numPr>
          <w:ilvl w:val="0"/>
          <w:numId w:val="1"/>
        </w:numPr>
        <w:rPr>
          <w:b/>
          <w:bCs/>
        </w:rPr>
      </w:pPr>
      <w:r>
        <w:rPr>
          <w:b/>
          <w:bCs/>
        </w:rPr>
        <w:t>What are wrapper class in java? Why we use them?</w:t>
      </w:r>
    </w:p>
    <w:p w14:paraId="20E5AB50" w14:textId="77777777" w:rsidR="00CF5D63" w:rsidRDefault="00CF5D63" w:rsidP="00CF5D63">
      <w:pPr>
        <w:pStyle w:val="NormalWeb"/>
        <w:shd w:val="clear" w:color="auto" w:fill="FFFFFF"/>
        <w:spacing w:before="0" w:beforeAutospacing="0" w:after="150" w:afterAutospacing="0"/>
        <w:textAlignment w:val="baseline"/>
        <w:rPr>
          <w:rFonts w:ascii="Roboto" w:hAnsi="Roboto"/>
        </w:rPr>
      </w:pPr>
      <w:r>
        <w:rPr>
          <w:rFonts w:ascii="Roboto" w:hAnsi="Roboto"/>
        </w:rPr>
        <w:t xml:space="preserve">A Wrapper class is a class whose object wraps or contains primitive data types. When we create an object to a wrapper class, it contains a field </w:t>
      </w:r>
      <w:proofErr w:type="gramStart"/>
      <w:r>
        <w:rPr>
          <w:rFonts w:ascii="Roboto" w:hAnsi="Roboto"/>
        </w:rPr>
        <w:t>and in this field</w:t>
      </w:r>
      <w:proofErr w:type="gramEnd"/>
      <w:r>
        <w:rPr>
          <w:rFonts w:ascii="Roboto" w:hAnsi="Roboto"/>
        </w:rPr>
        <w:t>, we can store primitive data types. In other words, we can wrap a primitive value into a wrapper class object.</w:t>
      </w:r>
    </w:p>
    <w:p w14:paraId="25E9D71C" w14:textId="77777777" w:rsidR="00CF5D63" w:rsidRDefault="00CF5D63" w:rsidP="00CF5D63">
      <w:pPr>
        <w:pStyle w:val="NormalWeb"/>
        <w:shd w:val="clear" w:color="auto" w:fill="FFFFFF"/>
        <w:spacing w:before="0" w:beforeAutospacing="0" w:after="0" w:afterAutospacing="0"/>
        <w:jc w:val="center"/>
        <w:textAlignment w:val="baseline"/>
        <w:rPr>
          <w:rFonts w:ascii="Roboto" w:hAnsi="Roboto"/>
        </w:rPr>
      </w:pPr>
      <w:r>
        <w:rPr>
          <w:rStyle w:val="Strong"/>
          <w:rFonts w:ascii="Roboto" w:hAnsi="Roboto"/>
          <w:bdr w:val="none" w:sz="0" w:space="0" w:color="auto" w:frame="1"/>
        </w:rPr>
        <w:t>Need of Wrapper Classes</w:t>
      </w:r>
    </w:p>
    <w:p w14:paraId="16EE05BF" w14:textId="77777777" w:rsidR="00CF5D63" w:rsidRDefault="00CF5D63" w:rsidP="00A54D43">
      <w:pPr>
        <w:numPr>
          <w:ilvl w:val="0"/>
          <w:numId w:val="30"/>
        </w:numPr>
        <w:shd w:val="clear" w:color="auto" w:fill="FFFFFF"/>
        <w:spacing w:after="0" w:line="240" w:lineRule="auto"/>
        <w:ind w:left="540"/>
        <w:textAlignment w:val="baseline"/>
        <w:rPr>
          <w:rFonts w:ascii="Roboto" w:hAnsi="Roboto"/>
        </w:rPr>
      </w:pPr>
      <w:r>
        <w:rPr>
          <w:rFonts w:ascii="Roboto" w:hAnsi="Roboto"/>
        </w:rPr>
        <w:t>They convert primitive data types into objects. Objects are needed if we wish to modify the arguments passed into a method (because primitive types are passed by value).</w:t>
      </w:r>
    </w:p>
    <w:p w14:paraId="445F292F" w14:textId="77777777" w:rsidR="00CF5D63" w:rsidRDefault="00CF5D63" w:rsidP="00A54D43">
      <w:pPr>
        <w:numPr>
          <w:ilvl w:val="0"/>
          <w:numId w:val="30"/>
        </w:numPr>
        <w:shd w:val="clear" w:color="auto" w:fill="FFFFFF"/>
        <w:spacing w:after="0" w:line="240" w:lineRule="auto"/>
        <w:ind w:left="540"/>
        <w:textAlignment w:val="baseline"/>
        <w:rPr>
          <w:rFonts w:ascii="Roboto" w:hAnsi="Roboto"/>
        </w:rPr>
      </w:pPr>
      <w:r>
        <w:rPr>
          <w:rFonts w:ascii="Roboto" w:hAnsi="Roboto"/>
        </w:rPr>
        <w:lastRenderedPageBreak/>
        <w:t xml:space="preserve">The classes in </w:t>
      </w:r>
      <w:proofErr w:type="spellStart"/>
      <w:proofErr w:type="gramStart"/>
      <w:r>
        <w:rPr>
          <w:rFonts w:ascii="Roboto" w:hAnsi="Roboto"/>
        </w:rPr>
        <w:t>java.util</w:t>
      </w:r>
      <w:proofErr w:type="spellEnd"/>
      <w:proofErr w:type="gramEnd"/>
      <w:r>
        <w:rPr>
          <w:rFonts w:ascii="Roboto" w:hAnsi="Roboto"/>
        </w:rPr>
        <w:t xml:space="preserve"> package handles only objects and hence wrapper classes help in this case also.</w:t>
      </w:r>
    </w:p>
    <w:p w14:paraId="11BBBDC7" w14:textId="77777777" w:rsidR="00CF5D63" w:rsidRDefault="00CF5D63" w:rsidP="00A54D43">
      <w:pPr>
        <w:numPr>
          <w:ilvl w:val="0"/>
          <w:numId w:val="30"/>
        </w:numPr>
        <w:shd w:val="clear" w:color="auto" w:fill="FFFFFF"/>
        <w:spacing w:after="0" w:line="240" w:lineRule="auto"/>
        <w:ind w:left="540"/>
        <w:textAlignment w:val="baseline"/>
        <w:rPr>
          <w:rFonts w:ascii="Roboto" w:hAnsi="Roboto"/>
        </w:rPr>
      </w:pPr>
      <w:r>
        <w:rPr>
          <w:rFonts w:ascii="Roboto" w:hAnsi="Roboto"/>
        </w:rPr>
        <w:t>Data structures in the Collection framework, such as </w:t>
      </w:r>
      <w:proofErr w:type="spellStart"/>
      <w:r>
        <w:rPr>
          <w:rFonts w:ascii="Roboto" w:hAnsi="Roboto"/>
        </w:rPr>
        <w:fldChar w:fldCharType="begin"/>
      </w:r>
      <w:r>
        <w:rPr>
          <w:rFonts w:ascii="Roboto" w:hAnsi="Roboto"/>
        </w:rPr>
        <w:instrText xml:space="preserve"> HYPERLINK "https://www.geeksforgeeks.org/arraylist-in-java/" </w:instrText>
      </w:r>
      <w:r>
        <w:rPr>
          <w:rFonts w:ascii="Roboto" w:hAnsi="Roboto"/>
        </w:rPr>
        <w:fldChar w:fldCharType="separate"/>
      </w:r>
      <w:r>
        <w:rPr>
          <w:rStyle w:val="Hyperlink"/>
          <w:rFonts w:ascii="Roboto" w:hAnsi="Roboto"/>
          <w:color w:val="EC4E20"/>
          <w:bdr w:val="none" w:sz="0" w:space="0" w:color="auto" w:frame="1"/>
        </w:rPr>
        <w:t>ArrayList</w:t>
      </w:r>
      <w:proofErr w:type="spellEnd"/>
      <w:r>
        <w:rPr>
          <w:rFonts w:ascii="Roboto" w:hAnsi="Roboto"/>
        </w:rPr>
        <w:fldChar w:fldCharType="end"/>
      </w:r>
      <w:r>
        <w:rPr>
          <w:rFonts w:ascii="Roboto" w:hAnsi="Roboto"/>
        </w:rPr>
        <w:t> and </w:t>
      </w:r>
      <w:hyperlink r:id="rId48" w:history="1">
        <w:r>
          <w:rPr>
            <w:rStyle w:val="Hyperlink"/>
            <w:rFonts w:ascii="Roboto" w:hAnsi="Roboto"/>
            <w:color w:val="EC4E20"/>
            <w:bdr w:val="none" w:sz="0" w:space="0" w:color="auto" w:frame="1"/>
          </w:rPr>
          <w:t>Vector</w:t>
        </w:r>
      </w:hyperlink>
      <w:r>
        <w:rPr>
          <w:rFonts w:ascii="Roboto" w:hAnsi="Roboto"/>
        </w:rPr>
        <w:t>, store only objects (reference types) and not primitive types.</w:t>
      </w:r>
    </w:p>
    <w:p w14:paraId="322A3C53" w14:textId="1A50BA9A" w:rsidR="00CF5D63" w:rsidRDefault="00CF5D63" w:rsidP="00A54D43">
      <w:pPr>
        <w:numPr>
          <w:ilvl w:val="0"/>
          <w:numId w:val="30"/>
        </w:numPr>
        <w:shd w:val="clear" w:color="auto" w:fill="FFFFFF"/>
        <w:spacing w:after="0" w:line="240" w:lineRule="auto"/>
        <w:ind w:left="540"/>
        <w:textAlignment w:val="baseline"/>
        <w:rPr>
          <w:rFonts w:ascii="Roboto" w:hAnsi="Roboto"/>
        </w:rPr>
      </w:pPr>
      <w:r>
        <w:rPr>
          <w:rFonts w:ascii="Roboto" w:hAnsi="Roboto"/>
        </w:rPr>
        <w:t>An object is needed to support synchronization in multithreading.</w:t>
      </w:r>
    </w:p>
    <w:p w14:paraId="26136B2E" w14:textId="52039741" w:rsidR="00CF5D63" w:rsidRDefault="00CF5D63" w:rsidP="00CF5D63">
      <w:pPr>
        <w:shd w:val="clear" w:color="auto" w:fill="FFFFFF"/>
        <w:spacing w:after="0" w:line="240" w:lineRule="auto"/>
        <w:textAlignment w:val="baseline"/>
        <w:rPr>
          <w:rFonts w:ascii="Roboto" w:hAnsi="Roboto"/>
        </w:rPr>
      </w:pPr>
    </w:p>
    <w:p w14:paraId="6ECE86C1" w14:textId="1FCB81EB" w:rsidR="00CF5D63" w:rsidRDefault="00CF5D63" w:rsidP="00CF5D63">
      <w:pPr>
        <w:shd w:val="clear" w:color="auto" w:fill="FFFFFF"/>
        <w:spacing w:after="0" w:line="240" w:lineRule="auto"/>
        <w:textAlignment w:val="baseline"/>
        <w:rPr>
          <w:rFonts w:ascii="Roboto" w:hAnsi="Roboto"/>
        </w:rPr>
      </w:pPr>
      <w:r>
        <w:rPr>
          <w:noProof/>
        </w:rPr>
        <w:drawing>
          <wp:inline distT="0" distB="0" distL="0" distR="0" wp14:anchorId="720E1561" wp14:editId="1AF0B7E5">
            <wp:extent cx="5943600" cy="30600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60065"/>
                    </a:xfrm>
                    <a:prstGeom prst="rect">
                      <a:avLst/>
                    </a:prstGeom>
                  </pic:spPr>
                </pic:pic>
              </a:graphicData>
            </a:graphic>
          </wp:inline>
        </w:drawing>
      </w:r>
    </w:p>
    <w:p w14:paraId="5D43D0E9" w14:textId="6BB89181" w:rsidR="00CF5D63" w:rsidRDefault="00CF5D63" w:rsidP="00CF5D63">
      <w:pPr>
        <w:shd w:val="clear" w:color="auto" w:fill="FFFFFF"/>
        <w:spacing w:after="0" w:line="240" w:lineRule="auto"/>
        <w:textAlignment w:val="baseline"/>
        <w:rPr>
          <w:rFonts w:ascii="Roboto" w:hAnsi="Roboto"/>
        </w:rPr>
      </w:pPr>
    </w:p>
    <w:p w14:paraId="22B2F495" w14:textId="77777777" w:rsidR="00CF5D63" w:rsidRPr="00CF5D63" w:rsidRDefault="00CF5D63" w:rsidP="00CF5D63">
      <w:pPr>
        <w:shd w:val="clear" w:color="auto" w:fill="FFFFFF"/>
        <w:spacing w:after="0" w:line="240" w:lineRule="auto"/>
        <w:textAlignment w:val="baseline"/>
        <w:rPr>
          <w:rFonts w:ascii="Roboto" w:hAnsi="Roboto"/>
        </w:rPr>
      </w:pPr>
    </w:p>
    <w:p w14:paraId="0FF60782" w14:textId="243A3826" w:rsidR="00CF5D63" w:rsidRDefault="0058028D" w:rsidP="00A54D43">
      <w:pPr>
        <w:pStyle w:val="NoSpacing"/>
        <w:numPr>
          <w:ilvl w:val="0"/>
          <w:numId w:val="1"/>
        </w:numPr>
        <w:rPr>
          <w:b/>
          <w:bCs/>
        </w:rPr>
      </w:pPr>
      <w:r>
        <w:rPr>
          <w:b/>
          <w:bCs/>
        </w:rPr>
        <w:t xml:space="preserve">What </w:t>
      </w:r>
      <w:proofErr w:type="gramStart"/>
      <w:r>
        <w:rPr>
          <w:b/>
          <w:bCs/>
        </w:rPr>
        <w:t>are</w:t>
      </w:r>
      <w:proofErr w:type="gramEnd"/>
      <w:r>
        <w:rPr>
          <w:b/>
          <w:bCs/>
        </w:rPr>
        <w:t xml:space="preserve"> constructor in java?</w:t>
      </w:r>
    </w:p>
    <w:p w14:paraId="387CF8A5" w14:textId="3D362111" w:rsidR="0058028D" w:rsidRDefault="0058028D" w:rsidP="0058028D">
      <w:pPr>
        <w:pStyle w:val="NoSpacing"/>
        <w:rPr>
          <w:rFonts w:ascii="Source Sans Pro" w:hAnsi="Source Sans Pro"/>
          <w:color w:val="222222"/>
          <w:shd w:val="clear" w:color="auto" w:fill="FFFFFF"/>
        </w:rPr>
      </w:pPr>
      <w:r w:rsidRPr="0058028D">
        <w:rPr>
          <w:rStyle w:val="Strong"/>
          <w:rFonts w:ascii="Source Sans Pro" w:hAnsi="Source Sans Pro"/>
          <w:color w:val="222222"/>
          <w:shd w:val="clear" w:color="auto" w:fill="FFFFFF"/>
        </w:rPr>
        <w:t>CONSTRUCTOR</w:t>
      </w:r>
      <w:r w:rsidRPr="0058028D">
        <w:rPr>
          <w:rFonts w:ascii="Source Sans Pro" w:hAnsi="Source Sans Pro"/>
          <w:color w:val="222222"/>
          <w:shd w:val="clear" w:color="auto" w:fill="FFFFFF"/>
        </w:rPr>
        <w:t> is a special method that is used to initialize a newly created object and is called just after the memory is allocated for the object. It can be used to initialize the objects to desired values or default values at the time of object creation. It is not mandatory for the coder to write a constructor for a class.</w:t>
      </w:r>
    </w:p>
    <w:p w14:paraId="59C17AF7" w14:textId="77777777" w:rsidR="0058028D" w:rsidRPr="0058028D" w:rsidRDefault="0058028D" w:rsidP="00A54D43">
      <w:pPr>
        <w:numPr>
          <w:ilvl w:val="0"/>
          <w:numId w:val="3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58028D">
        <w:rPr>
          <w:rFonts w:ascii="Source Sans Pro" w:eastAsia="Times New Roman" w:hAnsi="Source Sans Pro" w:cs="Times New Roman"/>
          <w:color w:val="222222"/>
          <w:sz w:val="27"/>
          <w:szCs w:val="27"/>
        </w:rPr>
        <w:t>It has the </w:t>
      </w:r>
      <w:r w:rsidRPr="0058028D">
        <w:rPr>
          <w:rFonts w:ascii="Source Sans Pro" w:eastAsia="Times New Roman" w:hAnsi="Source Sans Pro" w:cs="Times New Roman"/>
          <w:b/>
          <w:bCs/>
          <w:color w:val="222222"/>
          <w:sz w:val="27"/>
          <w:szCs w:val="27"/>
        </w:rPr>
        <w:t>same name</w:t>
      </w:r>
      <w:r w:rsidRPr="0058028D">
        <w:rPr>
          <w:rFonts w:ascii="Source Sans Pro" w:eastAsia="Times New Roman" w:hAnsi="Source Sans Pro" w:cs="Times New Roman"/>
          <w:color w:val="222222"/>
          <w:sz w:val="27"/>
          <w:szCs w:val="27"/>
        </w:rPr>
        <w:t> as the class</w:t>
      </w:r>
    </w:p>
    <w:p w14:paraId="6E974B71" w14:textId="77777777" w:rsidR="0058028D" w:rsidRPr="0058028D" w:rsidRDefault="0058028D" w:rsidP="00A54D43">
      <w:pPr>
        <w:numPr>
          <w:ilvl w:val="0"/>
          <w:numId w:val="3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58028D">
        <w:rPr>
          <w:rFonts w:ascii="Source Sans Pro" w:eastAsia="Times New Roman" w:hAnsi="Source Sans Pro" w:cs="Times New Roman"/>
          <w:color w:val="222222"/>
          <w:sz w:val="27"/>
          <w:szCs w:val="27"/>
        </w:rPr>
        <w:t>It should not return a value not even </w:t>
      </w:r>
      <w:r w:rsidRPr="0058028D">
        <w:rPr>
          <w:rFonts w:ascii="Source Sans Pro" w:eastAsia="Times New Roman" w:hAnsi="Source Sans Pro" w:cs="Times New Roman"/>
          <w:b/>
          <w:bCs/>
          <w:i/>
          <w:iCs/>
          <w:color w:val="222222"/>
          <w:sz w:val="27"/>
          <w:szCs w:val="27"/>
        </w:rPr>
        <w:t>void</w:t>
      </w:r>
    </w:p>
    <w:p w14:paraId="2D78B042" w14:textId="76CCA2BC" w:rsidR="0058028D" w:rsidRDefault="0058028D" w:rsidP="0058028D">
      <w:pPr>
        <w:pStyle w:val="NoSpacing"/>
        <w:rPr>
          <w:b/>
          <w:bCs/>
        </w:rPr>
      </w:pPr>
      <w:r>
        <w:rPr>
          <w:noProof/>
        </w:rPr>
        <w:lastRenderedPageBreak/>
        <w:drawing>
          <wp:inline distT="0" distB="0" distL="0" distR="0" wp14:anchorId="0175E56E" wp14:editId="534E1D73">
            <wp:extent cx="5429250" cy="283779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59762" cy="2853741"/>
                    </a:xfrm>
                    <a:prstGeom prst="rect">
                      <a:avLst/>
                    </a:prstGeom>
                  </pic:spPr>
                </pic:pic>
              </a:graphicData>
            </a:graphic>
          </wp:inline>
        </w:drawing>
      </w:r>
    </w:p>
    <w:p w14:paraId="0D745DC1" w14:textId="77777777" w:rsidR="0058028D" w:rsidRDefault="0058028D" w:rsidP="0058028D">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Constructor Overloading</w:t>
      </w:r>
    </w:p>
    <w:p w14:paraId="443D6538" w14:textId="77777777" w:rsidR="0058028D" w:rsidRDefault="0058028D" w:rsidP="0058028D">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Constructor overloading is a technique in Java in which a class can have any number of constructors that differ in parameter list. The compiler differentiates these constructors by </w:t>
      </w:r>
      <w:proofErr w:type="gramStart"/>
      <w:r>
        <w:rPr>
          <w:rFonts w:ascii="Source Sans Pro" w:hAnsi="Source Sans Pro"/>
          <w:color w:val="222222"/>
          <w:sz w:val="27"/>
          <w:szCs w:val="27"/>
        </w:rPr>
        <w:t>taking into account</w:t>
      </w:r>
      <w:proofErr w:type="gramEnd"/>
      <w:r>
        <w:rPr>
          <w:rFonts w:ascii="Source Sans Pro" w:hAnsi="Source Sans Pro"/>
          <w:color w:val="222222"/>
          <w:sz w:val="27"/>
          <w:szCs w:val="27"/>
        </w:rPr>
        <w:t xml:space="preserve"> the number of parameters in the list and their type.</w:t>
      </w:r>
    </w:p>
    <w:p w14:paraId="0260E05A" w14:textId="77777777" w:rsidR="0058028D" w:rsidRDefault="0058028D" w:rsidP="0058028D">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 xml:space="preserve">Examples of </w:t>
      </w:r>
      <w:proofErr w:type="gramStart"/>
      <w:r>
        <w:rPr>
          <w:rFonts w:ascii="Source Sans Pro" w:hAnsi="Source Sans Pro"/>
          <w:color w:val="222222"/>
          <w:sz w:val="27"/>
          <w:szCs w:val="27"/>
        </w:rPr>
        <w:t>valid  constructors</w:t>
      </w:r>
      <w:proofErr w:type="gramEnd"/>
      <w:r>
        <w:rPr>
          <w:rFonts w:ascii="Source Sans Pro" w:hAnsi="Source Sans Pro"/>
          <w:color w:val="222222"/>
          <w:sz w:val="27"/>
          <w:szCs w:val="27"/>
        </w:rPr>
        <w:t xml:space="preserve"> for class Account are</w:t>
      </w:r>
    </w:p>
    <w:p w14:paraId="598B895A" w14:textId="77777777" w:rsidR="0058028D" w:rsidRDefault="0058028D" w:rsidP="0058028D">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Account(</w:t>
      </w:r>
      <w:proofErr w:type="gramEnd"/>
      <w:r>
        <w:rPr>
          <w:rFonts w:ascii="Consolas" w:hAnsi="Consolas"/>
          <w:color w:val="222222"/>
        </w:rPr>
        <w:t>int a);</w:t>
      </w:r>
    </w:p>
    <w:p w14:paraId="5921256D" w14:textId="77777777" w:rsidR="0058028D" w:rsidRDefault="0058028D" w:rsidP="0058028D">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Account (int </w:t>
      </w:r>
      <w:proofErr w:type="spellStart"/>
      <w:proofErr w:type="gramStart"/>
      <w:r>
        <w:rPr>
          <w:rFonts w:ascii="Consolas" w:hAnsi="Consolas"/>
          <w:color w:val="222222"/>
        </w:rPr>
        <w:t>a,int</w:t>
      </w:r>
      <w:proofErr w:type="spellEnd"/>
      <w:proofErr w:type="gramEnd"/>
      <w:r>
        <w:rPr>
          <w:rFonts w:ascii="Consolas" w:hAnsi="Consolas"/>
          <w:color w:val="222222"/>
        </w:rPr>
        <w:t xml:space="preserve"> b);</w:t>
      </w:r>
    </w:p>
    <w:p w14:paraId="67A5AE5F" w14:textId="77777777" w:rsidR="0058028D" w:rsidRDefault="0058028D" w:rsidP="0058028D">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Account (String </w:t>
      </w:r>
      <w:proofErr w:type="spellStart"/>
      <w:proofErr w:type="gramStart"/>
      <w:r>
        <w:rPr>
          <w:rFonts w:ascii="Consolas" w:hAnsi="Consolas"/>
          <w:color w:val="222222"/>
        </w:rPr>
        <w:t>a,int</w:t>
      </w:r>
      <w:proofErr w:type="spellEnd"/>
      <w:proofErr w:type="gramEnd"/>
      <w:r>
        <w:rPr>
          <w:rFonts w:ascii="Consolas" w:hAnsi="Consolas"/>
          <w:color w:val="222222"/>
        </w:rPr>
        <w:t xml:space="preserve"> b);</w:t>
      </w:r>
    </w:p>
    <w:p w14:paraId="238BFDF6" w14:textId="5A1F624E" w:rsidR="0058028D" w:rsidRDefault="0058028D" w:rsidP="0058028D">
      <w:pPr>
        <w:pStyle w:val="NoSpacing"/>
        <w:rPr>
          <w:b/>
          <w:bCs/>
        </w:rPr>
      </w:pPr>
    </w:p>
    <w:p w14:paraId="12DA0709" w14:textId="77777777" w:rsidR="0058028D" w:rsidRDefault="0058028D" w:rsidP="0058028D">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Constructor Chaining</w:t>
      </w:r>
    </w:p>
    <w:p w14:paraId="514C9DBD" w14:textId="77777777" w:rsidR="0058028D" w:rsidRDefault="0058028D" w:rsidP="0058028D">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Consider a scenario where a base class is extended by a child. Whenever an object of the child class is created, the constructor of the parent class is invoked first. This is called </w:t>
      </w:r>
      <w:r>
        <w:rPr>
          <w:rStyle w:val="Strong"/>
          <w:rFonts w:ascii="Source Sans Pro" w:hAnsi="Source Sans Pro"/>
          <w:color w:val="222222"/>
          <w:sz w:val="27"/>
          <w:szCs w:val="27"/>
        </w:rPr>
        <w:t>Constructor chaining.</w:t>
      </w:r>
    </w:p>
    <w:p w14:paraId="20172F9E" w14:textId="348A9106" w:rsidR="00A54D43" w:rsidRDefault="0058028D" w:rsidP="0058028D">
      <w:pPr>
        <w:pStyle w:val="NoSpacing"/>
        <w:rPr>
          <w:b/>
          <w:bCs/>
        </w:rPr>
      </w:pPr>
      <w:r>
        <w:rPr>
          <w:noProof/>
        </w:rPr>
        <w:lastRenderedPageBreak/>
        <w:drawing>
          <wp:inline distT="0" distB="0" distL="0" distR="0" wp14:anchorId="219071A8" wp14:editId="18AE751B">
            <wp:extent cx="5943600" cy="4942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2438" cy="4949839"/>
                    </a:xfrm>
                    <a:prstGeom prst="rect">
                      <a:avLst/>
                    </a:prstGeom>
                  </pic:spPr>
                </pic:pic>
              </a:graphicData>
            </a:graphic>
          </wp:inline>
        </w:drawing>
      </w:r>
    </w:p>
    <w:p w14:paraId="6865B9B6" w14:textId="3E623281" w:rsidR="0058028D" w:rsidRDefault="0058028D" w:rsidP="0058028D">
      <w:pPr>
        <w:pStyle w:val="NoSpacing"/>
        <w:rPr>
          <w:b/>
          <w:bCs/>
        </w:rPr>
      </w:pPr>
    </w:p>
    <w:p w14:paraId="75939FBF" w14:textId="3B644B36" w:rsidR="0058028D" w:rsidRDefault="0058028D" w:rsidP="0058028D">
      <w:pPr>
        <w:pStyle w:val="NoSpacing"/>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 xml:space="preserve">Run the Code. Owing to constructor chaining, when the object of child class </w:t>
      </w:r>
      <w:proofErr w:type="spellStart"/>
      <w:r>
        <w:rPr>
          <w:rFonts w:ascii="Source Sans Pro" w:hAnsi="Source Sans Pro"/>
          <w:color w:val="222222"/>
          <w:sz w:val="27"/>
          <w:szCs w:val="27"/>
          <w:shd w:val="clear" w:color="auto" w:fill="FFFFFF"/>
        </w:rPr>
        <w:t>DemoChild</w:t>
      </w:r>
      <w:proofErr w:type="spellEnd"/>
      <w:r>
        <w:rPr>
          <w:rFonts w:ascii="Source Sans Pro" w:hAnsi="Source Sans Pro"/>
          <w:color w:val="222222"/>
          <w:sz w:val="27"/>
          <w:szCs w:val="27"/>
          <w:shd w:val="clear" w:color="auto" w:fill="FFFFFF"/>
        </w:rPr>
        <w:t xml:space="preserve"> is created, constructor </w:t>
      </w:r>
      <w:proofErr w:type="gramStart"/>
      <w:r>
        <w:rPr>
          <w:rFonts w:ascii="Source Sans Pro" w:hAnsi="Source Sans Pro"/>
          <w:color w:val="222222"/>
          <w:sz w:val="27"/>
          <w:szCs w:val="27"/>
          <w:shd w:val="clear" w:color="auto" w:fill="FFFFFF"/>
        </w:rPr>
        <w:t>Demo(</w:t>
      </w:r>
      <w:proofErr w:type="gramEnd"/>
      <w:r>
        <w:rPr>
          <w:rFonts w:ascii="Source Sans Pro" w:hAnsi="Source Sans Pro"/>
          <w:color w:val="222222"/>
          <w:sz w:val="27"/>
          <w:szCs w:val="27"/>
          <w:shd w:val="clear" w:color="auto" w:fill="FFFFFF"/>
        </w:rPr>
        <w:t xml:space="preserve">) of the parent class is invoked first and later constructor </w:t>
      </w:r>
      <w:proofErr w:type="spellStart"/>
      <w:r>
        <w:rPr>
          <w:rFonts w:ascii="Source Sans Pro" w:hAnsi="Source Sans Pro"/>
          <w:color w:val="222222"/>
          <w:sz w:val="27"/>
          <w:szCs w:val="27"/>
          <w:shd w:val="clear" w:color="auto" w:fill="FFFFFF"/>
        </w:rPr>
        <w:t>DemoChild</w:t>
      </w:r>
      <w:proofErr w:type="spellEnd"/>
      <w:r>
        <w:rPr>
          <w:rFonts w:ascii="Source Sans Pro" w:hAnsi="Source Sans Pro"/>
          <w:color w:val="222222"/>
          <w:sz w:val="27"/>
          <w:szCs w:val="27"/>
          <w:shd w:val="clear" w:color="auto" w:fill="FFFFFF"/>
        </w:rPr>
        <w:t xml:space="preserve">() of the child is created. Expected </w:t>
      </w:r>
      <w:proofErr w:type="gramStart"/>
      <w:r>
        <w:rPr>
          <w:rFonts w:ascii="Source Sans Pro" w:hAnsi="Source Sans Pro"/>
          <w:color w:val="222222"/>
          <w:sz w:val="27"/>
          <w:szCs w:val="27"/>
          <w:shd w:val="clear" w:color="auto" w:fill="FFFFFF"/>
        </w:rPr>
        <w:t>Output  =</w:t>
      </w:r>
      <w:proofErr w:type="gramEnd"/>
    </w:p>
    <w:p w14:paraId="05E1DFED" w14:textId="11A634F4" w:rsidR="0058028D" w:rsidRDefault="0058028D" w:rsidP="0058028D">
      <w:pPr>
        <w:pStyle w:val="NoSpacing"/>
        <w:rPr>
          <w:b/>
          <w:bCs/>
        </w:rPr>
      </w:pPr>
      <w:r>
        <w:rPr>
          <w:noProof/>
        </w:rPr>
        <w:drawing>
          <wp:inline distT="0" distB="0" distL="0" distR="0" wp14:anchorId="1FF95CC5" wp14:editId="3C68AA5D">
            <wp:extent cx="5829300" cy="1504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29300" cy="1504950"/>
                    </a:xfrm>
                    <a:prstGeom prst="rect">
                      <a:avLst/>
                    </a:prstGeom>
                  </pic:spPr>
                </pic:pic>
              </a:graphicData>
            </a:graphic>
          </wp:inline>
        </w:drawing>
      </w:r>
    </w:p>
    <w:p w14:paraId="304A426B" w14:textId="5C4A6BB5" w:rsidR="0058028D" w:rsidRDefault="0058028D" w:rsidP="0058028D">
      <w:pPr>
        <w:pStyle w:val="NoSpacing"/>
        <w:rPr>
          <w:b/>
          <w:bCs/>
        </w:rPr>
      </w:pPr>
    </w:p>
    <w:p w14:paraId="2E12DCF1" w14:textId="7463B8F4" w:rsidR="0058028D" w:rsidRDefault="0058028D" w:rsidP="0058028D">
      <w:pPr>
        <w:pStyle w:val="NoSpacing"/>
        <w:rPr>
          <w:b/>
          <w:bCs/>
        </w:rPr>
      </w:pPr>
    </w:p>
    <w:p w14:paraId="30BB52F7" w14:textId="1D6A9DFB" w:rsidR="00A54D43" w:rsidRDefault="00A54D43" w:rsidP="0058028D">
      <w:pPr>
        <w:pStyle w:val="NoSpacing"/>
        <w:rPr>
          <w:b/>
          <w:bCs/>
        </w:rPr>
      </w:pPr>
    </w:p>
    <w:p w14:paraId="1E3B6E44" w14:textId="6901F680" w:rsidR="00A54D43" w:rsidRDefault="00A54D43" w:rsidP="0058028D">
      <w:pPr>
        <w:pStyle w:val="NoSpacing"/>
        <w:rPr>
          <w:b/>
          <w:bCs/>
        </w:rPr>
      </w:pPr>
    </w:p>
    <w:p w14:paraId="0B5A7780" w14:textId="77777777" w:rsidR="00A54D43" w:rsidRDefault="00A54D43" w:rsidP="0058028D">
      <w:pPr>
        <w:pStyle w:val="NoSpacing"/>
        <w:rPr>
          <w:b/>
          <w:bCs/>
        </w:rPr>
      </w:pPr>
    </w:p>
    <w:p w14:paraId="41DF91DE" w14:textId="2F2332E1" w:rsidR="00A54D43" w:rsidRDefault="00A54D43" w:rsidP="00A54D43">
      <w:pPr>
        <w:pStyle w:val="NoSpacing"/>
        <w:numPr>
          <w:ilvl w:val="0"/>
          <w:numId w:val="1"/>
        </w:numPr>
        <w:rPr>
          <w:b/>
          <w:bCs/>
        </w:rPr>
      </w:pPr>
      <w:r>
        <w:rPr>
          <w:b/>
          <w:bCs/>
        </w:rPr>
        <w:lastRenderedPageBreak/>
        <w:t>What are collections in java?</w:t>
      </w:r>
    </w:p>
    <w:p w14:paraId="79E4D1DF" w14:textId="77777777" w:rsidR="0058028D" w:rsidRPr="0058028D" w:rsidRDefault="0058028D" w:rsidP="0058028D">
      <w:pPr>
        <w:pStyle w:val="NoSpacing"/>
        <w:rPr>
          <w:b/>
          <w:bCs/>
        </w:rPr>
      </w:pPr>
      <w:bookmarkStart w:id="1" w:name="_GoBack"/>
      <w:bookmarkEnd w:id="1"/>
    </w:p>
    <w:sectPr w:rsidR="0058028D" w:rsidRPr="005802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5456D"/>
    <w:multiLevelType w:val="multilevel"/>
    <w:tmpl w:val="6B4E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C28F8"/>
    <w:multiLevelType w:val="multilevel"/>
    <w:tmpl w:val="DE84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776CAC"/>
    <w:multiLevelType w:val="multilevel"/>
    <w:tmpl w:val="8BB8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C81265"/>
    <w:multiLevelType w:val="multilevel"/>
    <w:tmpl w:val="E1086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070787"/>
    <w:multiLevelType w:val="multilevel"/>
    <w:tmpl w:val="DB8E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45B55"/>
    <w:multiLevelType w:val="multilevel"/>
    <w:tmpl w:val="4A784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7A1362"/>
    <w:multiLevelType w:val="multilevel"/>
    <w:tmpl w:val="8918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8F3CB5"/>
    <w:multiLevelType w:val="multilevel"/>
    <w:tmpl w:val="447CD5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0C378C1"/>
    <w:multiLevelType w:val="hybridMultilevel"/>
    <w:tmpl w:val="9A6C9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8B040C"/>
    <w:multiLevelType w:val="multilevel"/>
    <w:tmpl w:val="C06A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E51132"/>
    <w:multiLevelType w:val="multilevel"/>
    <w:tmpl w:val="D058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EF0B22"/>
    <w:multiLevelType w:val="multilevel"/>
    <w:tmpl w:val="71DC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F23486"/>
    <w:multiLevelType w:val="multilevel"/>
    <w:tmpl w:val="8CD0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3D2205"/>
    <w:multiLevelType w:val="multilevel"/>
    <w:tmpl w:val="A5DA4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07438A"/>
    <w:multiLevelType w:val="multilevel"/>
    <w:tmpl w:val="9700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D32A9B"/>
    <w:multiLevelType w:val="multilevel"/>
    <w:tmpl w:val="4F5E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EB2864"/>
    <w:multiLevelType w:val="multilevel"/>
    <w:tmpl w:val="8A54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1F0C45"/>
    <w:multiLevelType w:val="multilevel"/>
    <w:tmpl w:val="B2503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2B1714"/>
    <w:multiLevelType w:val="multilevel"/>
    <w:tmpl w:val="F9C0C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B0523A"/>
    <w:multiLevelType w:val="multilevel"/>
    <w:tmpl w:val="9626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D9608B"/>
    <w:multiLevelType w:val="multilevel"/>
    <w:tmpl w:val="DB84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19438C"/>
    <w:multiLevelType w:val="multilevel"/>
    <w:tmpl w:val="4D7CF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A53D39"/>
    <w:multiLevelType w:val="multilevel"/>
    <w:tmpl w:val="C49E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877198"/>
    <w:multiLevelType w:val="multilevel"/>
    <w:tmpl w:val="53380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FB1A38"/>
    <w:multiLevelType w:val="multilevel"/>
    <w:tmpl w:val="2788F8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30195E"/>
    <w:multiLevelType w:val="hybridMultilevel"/>
    <w:tmpl w:val="E5B863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9C2A60"/>
    <w:multiLevelType w:val="hybridMultilevel"/>
    <w:tmpl w:val="DA3EF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9F1F33"/>
    <w:multiLevelType w:val="multilevel"/>
    <w:tmpl w:val="4126D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4F6443"/>
    <w:multiLevelType w:val="hybridMultilevel"/>
    <w:tmpl w:val="5EBE2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CB1DE5"/>
    <w:multiLevelType w:val="multilevel"/>
    <w:tmpl w:val="2974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BFC57E9"/>
    <w:multiLevelType w:val="multilevel"/>
    <w:tmpl w:val="891A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9"/>
  </w:num>
  <w:num w:numId="3">
    <w:abstractNumId w:val="2"/>
  </w:num>
  <w:num w:numId="4">
    <w:abstractNumId w:val="1"/>
  </w:num>
  <w:num w:numId="5">
    <w:abstractNumId w:val="30"/>
  </w:num>
  <w:num w:numId="6">
    <w:abstractNumId w:val="11"/>
  </w:num>
  <w:num w:numId="7">
    <w:abstractNumId w:val="19"/>
  </w:num>
  <w:num w:numId="8">
    <w:abstractNumId w:val="29"/>
  </w:num>
  <w:num w:numId="9">
    <w:abstractNumId w:val="5"/>
  </w:num>
  <w:num w:numId="10">
    <w:abstractNumId w:val="21"/>
  </w:num>
  <w:num w:numId="11">
    <w:abstractNumId w:val="12"/>
  </w:num>
  <w:num w:numId="12">
    <w:abstractNumId w:val="4"/>
  </w:num>
  <w:num w:numId="13">
    <w:abstractNumId w:val="13"/>
  </w:num>
  <w:num w:numId="14">
    <w:abstractNumId w:val="26"/>
  </w:num>
  <w:num w:numId="15">
    <w:abstractNumId w:val="16"/>
  </w:num>
  <w:num w:numId="16">
    <w:abstractNumId w:val="7"/>
  </w:num>
  <w:num w:numId="17">
    <w:abstractNumId w:val="8"/>
  </w:num>
  <w:num w:numId="18">
    <w:abstractNumId w:val="27"/>
  </w:num>
  <w:num w:numId="19">
    <w:abstractNumId w:val="25"/>
  </w:num>
  <w:num w:numId="20">
    <w:abstractNumId w:val="0"/>
  </w:num>
  <w:num w:numId="21">
    <w:abstractNumId w:val="15"/>
  </w:num>
  <w:num w:numId="22">
    <w:abstractNumId w:val="3"/>
  </w:num>
  <w:num w:numId="23">
    <w:abstractNumId w:val="17"/>
  </w:num>
  <w:num w:numId="24">
    <w:abstractNumId w:val="14"/>
  </w:num>
  <w:num w:numId="25">
    <w:abstractNumId w:val="20"/>
  </w:num>
  <w:num w:numId="26">
    <w:abstractNumId w:val="22"/>
  </w:num>
  <w:num w:numId="27">
    <w:abstractNumId w:val="24"/>
  </w:num>
  <w:num w:numId="28">
    <w:abstractNumId w:val="6"/>
  </w:num>
  <w:num w:numId="29">
    <w:abstractNumId w:val="10"/>
  </w:num>
  <w:num w:numId="30">
    <w:abstractNumId w:val="23"/>
  </w:num>
  <w:num w:numId="31">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53B"/>
    <w:rsid w:val="000952C5"/>
    <w:rsid w:val="000F0FFD"/>
    <w:rsid w:val="00125F5E"/>
    <w:rsid w:val="00156F4F"/>
    <w:rsid w:val="001A21E5"/>
    <w:rsid w:val="00222CF3"/>
    <w:rsid w:val="00293796"/>
    <w:rsid w:val="00381AA0"/>
    <w:rsid w:val="00396A44"/>
    <w:rsid w:val="003D597B"/>
    <w:rsid w:val="003F029D"/>
    <w:rsid w:val="004B05D0"/>
    <w:rsid w:val="005065A7"/>
    <w:rsid w:val="00510A36"/>
    <w:rsid w:val="00540ACF"/>
    <w:rsid w:val="0058028D"/>
    <w:rsid w:val="005B1E68"/>
    <w:rsid w:val="005E61DD"/>
    <w:rsid w:val="007D2B9A"/>
    <w:rsid w:val="007F5C71"/>
    <w:rsid w:val="0082760A"/>
    <w:rsid w:val="008636DE"/>
    <w:rsid w:val="008E3843"/>
    <w:rsid w:val="009C1080"/>
    <w:rsid w:val="009F6FED"/>
    <w:rsid w:val="00A371FC"/>
    <w:rsid w:val="00A45246"/>
    <w:rsid w:val="00A54D43"/>
    <w:rsid w:val="00A9153B"/>
    <w:rsid w:val="00AA19CD"/>
    <w:rsid w:val="00AF1E70"/>
    <w:rsid w:val="00B4298E"/>
    <w:rsid w:val="00C4507C"/>
    <w:rsid w:val="00CF5D63"/>
    <w:rsid w:val="00D836D7"/>
    <w:rsid w:val="00E47710"/>
    <w:rsid w:val="00EF01C1"/>
    <w:rsid w:val="00EF15F2"/>
    <w:rsid w:val="00F479EC"/>
    <w:rsid w:val="00F95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84D8D"/>
  <w15:docId w15:val="{02B94BFA-0E8A-4EAF-A3EF-42A07EABC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F4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F479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479E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D59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125F5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5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2C5"/>
    <w:rPr>
      <w:rFonts w:ascii="Tahoma" w:hAnsi="Tahoma" w:cs="Tahoma"/>
      <w:sz w:val="16"/>
      <w:szCs w:val="16"/>
    </w:rPr>
  </w:style>
  <w:style w:type="paragraph" w:styleId="NormalWeb">
    <w:name w:val="Normal (Web)"/>
    <w:basedOn w:val="Normal"/>
    <w:uiPriority w:val="99"/>
    <w:semiHidden/>
    <w:unhideWhenUsed/>
    <w:rsid w:val="003F02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029D"/>
    <w:rPr>
      <w:b/>
      <w:bCs/>
    </w:rPr>
  </w:style>
  <w:style w:type="character" w:styleId="Hyperlink">
    <w:name w:val="Hyperlink"/>
    <w:basedOn w:val="DefaultParagraphFont"/>
    <w:uiPriority w:val="99"/>
    <w:unhideWhenUsed/>
    <w:rsid w:val="003F029D"/>
    <w:rPr>
      <w:color w:val="0000FF"/>
      <w:u w:val="single"/>
    </w:rPr>
  </w:style>
  <w:style w:type="character" w:customStyle="1" w:styleId="not-answer">
    <w:name w:val="not-answer"/>
    <w:basedOn w:val="DefaultParagraphFont"/>
    <w:rsid w:val="003F029D"/>
  </w:style>
  <w:style w:type="character" w:customStyle="1" w:styleId="answer">
    <w:name w:val="answer"/>
    <w:basedOn w:val="DefaultParagraphFont"/>
    <w:rsid w:val="003F029D"/>
  </w:style>
  <w:style w:type="character" w:customStyle="1" w:styleId="t">
    <w:name w:val="t"/>
    <w:basedOn w:val="DefaultParagraphFont"/>
    <w:rsid w:val="007F5C71"/>
  </w:style>
  <w:style w:type="paragraph" w:styleId="ListParagraph">
    <w:name w:val="List Paragraph"/>
    <w:basedOn w:val="Normal"/>
    <w:uiPriority w:val="34"/>
    <w:qFormat/>
    <w:rsid w:val="00F479EC"/>
    <w:pPr>
      <w:ind w:left="720"/>
      <w:contextualSpacing/>
    </w:pPr>
  </w:style>
  <w:style w:type="character" w:customStyle="1" w:styleId="Heading2Char">
    <w:name w:val="Heading 2 Char"/>
    <w:basedOn w:val="DefaultParagraphFont"/>
    <w:link w:val="Heading2"/>
    <w:uiPriority w:val="9"/>
    <w:rsid w:val="00F479E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F479EC"/>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F479EC"/>
    <w:rPr>
      <w:i/>
      <w:iCs/>
    </w:rPr>
  </w:style>
  <w:style w:type="character" w:styleId="HTMLCode">
    <w:name w:val="HTML Code"/>
    <w:basedOn w:val="DefaultParagraphFont"/>
    <w:uiPriority w:val="99"/>
    <w:semiHidden/>
    <w:unhideWhenUsed/>
    <w:rsid w:val="00F479EC"/>
    <w:rPr>
      <w:rFonts w:ascii="Courier New" w:eastAsia="Times New Roman" w:hAnsi="Courier New" w:cs="Courier New"/>
      <w:sz w:val="20"/>
      <w:szCs w:val="20"/>
    </w:rPr>
  </w:style>
  <w:style w:type="paragraph" w:styleId="NoSpacing">
    <w:name w:val="No Spacing"/>
    <w:uiPriority w:val="1"/>
    <w:qFormat/>
    <w:rsid w:val="003D597B"/>
    <w:pPr>
      <w:spacing w:after="0" w:line="240" w:lineRule="auto"/>
    </w:pPr>
  </w:style>
  <w:style w:type="character" w:customStyle="1" w:styleId="Heading4Char">
    <w:name w:val="Heading 4 Char"/>
    <w:basedOn w:val="DefaultParagraphFont"/>
    <w:link w:val="Heading4"/>
    <w:uiPriority w:val="9"/>
    <w:semiHidden/>
    <w:rsid w:val="003D597B"/>
    <w:rPr>
      <w:rFonts w:asciiTheme="majorHAnsi" w:eastAsiaTheme="majorEastAsia" w:hAnsiTheme="majorHAnsi" w:cstheme="majorBidi"/>
      <w:i/>
      <w:iCs/>
      <w:color w:val="365F91" w:themeColor="accent1" w:themeShade="BF"/>
    </w:rPr>
  </w:style>
  <w:style w:type="character" w:customStyle="1" w:styleId="Heading6Char">
    <w:name w:val="Heading 6 Char"/>
    <w:basedOn w:val="DefaultParagraphFont"/>
    <w:link w:val="Heading6"/>
    <w:uiPriority w:val="9"/>
    <w:semiHidden/>
    <w:rsid w:val="00125F5E"/>
    <w:rPr>
      <w:rFonts w:asciiTheme="majorHAnsi" w:eastAsiaTheme="majorEastAsia" w:hAnsiTheme="majorHAnsi" w:cstheme="majorBidi"/>
      <w:color w:val="243F60" w:themeColor="accent1" w:themeShade="7F"/>
    </w:rPr>
  </w:style>
  <w:style w:type="paragraph" w:customStyle="1" w:styleId="wrap">
    <w:name w:val="wrap"/>
    <w:basedOn w:val="Normal"/>
    <w:rsid w:val="00125F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a-result-cardmeta">
    <w:name w:val="aa-result-card__meta"/>
    <w:basedOn w:val="Normal"/>
    <w:rsid w:val="00125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a-result-cardname-content">
    <w:name w:val="aa-result-card__name-content"/>
    <w:basedOn w:val="DefaultParagraphFont"/>
    <w:rsid w:val="00125F5E"/>
  </w:style>
  <w:style w:type="paragraph" w:customStyle="1" w:styleId="aa-result-carddescription">
    <w:name w:val="aa-result-card__description"/>
    <w:basedOn w:val="Normal"/>
    <w:rsid w:val="00125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a-result-carddescription-content">
    <w:name w:val="aa-result-card__description-content"/>
    <w:basedOn w:val="DefaultParagraphFont"/>
    <w:rsid w:val="00125F5E"/>
  </w:style>
  <w:style w:type="paragraph" w:customStyle="1" w:styleId="limited-listitem">
    <w:name w:val="limited-list__item"/>
    <w:basedOn w:val="Normal"/>
    <w:rsid w:val="00125F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
    <w:name w:val="p1"/>
    <w:basedOn w:val="Normal"/>
    <w:rsid w:val="00125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btn-data">
    <w:name w:val="ubtn-data"/>
    <w:basedOn w:val="DefaultParagraphFont"/>
    <w:rsid w:val="00125F5E"/>
  </w:style>
  <w:style w:type="paragraph" w:customStyle="1" w:styleId="menu-item">
    <w:name w:val="menu-item"/>
    <w:basedOn w:val="Normal"/>
    <w:rsid w:val="00125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4-visually-hidden">
    <w:name w:val="at4-visually-hidden"/>
    <w:basedOn w:val="DefaultParagraphFont"/>
    <w:rsid w:val="00125F5E"/>
  </w:style>
  <w:style w:type="character" w:customStyle="1" w:styleId="at-icon-wrapper">
    <w:name w:val="at-icon-wrapper"/>
    <w:basedOn w:val="DefaultParagraphFont"/>
    <w:rsid w:val="00125F5E"/>
  </w:style>
  <w:style w:type="character" w:customStyle="1" w:styleId="Heading1Char">
    <w:name w:val="Heading 1 Char"/>
    <w:basedOn w:val="DefaultParagraphFont"/>
    <w:link w:val="Heading1"/>
    <w:uiPriority w:val="9"/>
    <w:rsid w:val="00156F4F"/>
    <w:rPr>
      <w:rFonts w:asciiTheme="majorHAnsi" w:eastAsiaTheme="majorEastAsia" w:hAnsiTheme="majorHAnsi" w:cstheme="majorBidi"/>
      <w:color w:val="365F91" w:themeColor="accent1" w:themeShade="BF"/>
      <w:sz w:val="32"/>
      <w:szCs w:val="32"/>
    </w:rPr>
  </w:style>
  <w:style w:type="character" w:customStyle="1" w:styleId="pl-k">
    <w:name w:val="pl-k"/>
    <w:basedOn w:val="DefaultParagraphFont"/>
    <w:rsid w:val="000F0FFD"/>
  </w:style>
  <w:style w:type="character" w:customStyle="1" w:styleId="pl-smi">
    <w:name w:val="pl-smi"/>
    <w:basedOn w:val="DefaultParagraphFont"/>
    <w:rsid w:val="000F0FFD"/>
  </w:style>
  <w:style w:type="character" w:customStyle="1" w:styleId="pl-c1">
    <w:name w:val="pl-c1"/>
    <w:basedOn w:val="DefaultParagraphFont"/>
    <w:rsid w:val="000F0FFD"/>
  </w:style>
  <w:style w:type="character" w:customStyle="1" w:styleId="pl-s">
    <w:name w:val="pl-s"/>
    <w:basedOn w:val="DefaultParagraphFont"/>
    <w:rsid w:val="000F0FFD"/>
  </w:style>
  <w:style w:type="character" w:customStyle="1" w:styleId="pl-pds">
    <w:name w:val="pl-pds"/>
    <w:basedOn w:val="DefaultParagraphFont"/>
    <w:rsid w:val="000F0FFD"/>
  </w:style>
  <w:style w:type="character" w:customStyle="1" w:styleId="pl-cce">
    <w:name w:val="pl-cce"/>
    <w:basedOn w:val="DefaultParagraphFont"/>
    <w:rsid w:val="000F0FFD"/>
  </w:style>
  <w:style w:type="character" w:customStyle="1" w:styleId="pl-c">
    <w:name w:val="pl-c"/>
    <w:basedOn w:val="DefaultParagraphFont"/>
    <w:rsid w:val="000F0FFD"/>
  </w:style>
  <w:style w:type="character" w:customStyle="1" w:styleId="pl-en">
    <w:name w:val="pl-en"/>
    <w:basedOn w:val="DefaultParagraphFont"/>
    <w:rsid w:val="000F0FFD"/>
  </w:style>
  <w:style w:type="character" w:styleId="UnresolvedMention">
    <w:name w:val="Unresolved Mention"/>
    <w:basedOn w:val="DefaultParagraphFont"/>
    <w:uiPriority w:val="99"/>
    <w:semiHidden/>
    <w:unhideWhenUsed/>
    <w:rsid w:val="00F9566A"/>
    <w:rPr>
      <w:color w:val="605E5C"/>
      <w:shd w:val="clear" w:color="auto" w:fill="E1DFDD"/>
    </w:rPr>
  </w:style>
  <w:style w:type="paragraph" w:styleId="HTMLPreformatted">
    <w:name w:val="HTML Preformatted"/>
    <w:basedOn w:val="Normal"/>
    <w:link w:val="HTMLPreformattedChar"/>
    <w:uiPriority w:val="99"/>
    <w:semiHidden/>
    <w:unhideWhenUsed/>
    <w:rsid w:val="00A45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5246"/>
    <w:rPr>
      <w:rFonts w:ascii="Courier New" w:eastAsia="Times New Roman" w:hAnsi="Courier New" w:cs="Courier New"/>
      <w:sz w:val="20"/>
      <w:szCs w:val="20"/>
    </w:rPr>
  </w:style>
  <w:style w:type="character" w:customStyle="1" w:styleId="kwd">
    <w:name w:val="kwd"/>
    <w:basedOn w:val="DefaultParagraphFont"/>
    <w:rsid w:val="00C4507C"/>
  </w:style>
  <w:style w:type="character" w:customStyle="1" w:styleId="pln">
    <w:name w:val="pln"/>
    <w:basedOn w:val="DefaultParagraphFont"/>
    <w:rsid w:val="00C4507C"/>
  </w:style>
  <w:style w:type="character" w:customStyle="1" w:styleId="typ">
    <w:name w:val="typ"/>
    <w:basedOn w:val="DefaultParagraphFont"/>
    <w:rsid w:val="00C4507C"/>
  </w:style>
  <w:style w:type="character" w:customStyle="1" w:styleId="pun">
    <w:name w:val="pun"/>
    <w:basedOn w:val="DefaultParagraphFont"/>
    <w:rsid w:val="00C4507C"/>
  </w:style>
  <w:style w:type="character" w:customStyle="1" w:styleId="str">
    <w:name w:val="str"/>
    <w:basedOn w:val="DefaultParagraphFont"/>
    <w:rsid w:val="00C450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9239">
      <w:bodyDiv w:val="1"/>
      <w:marLeft w:val="0"/>
      <w:marRight w:val="0"/>
      <w:marTop w:val="0"/>
      <w:marBottom w:val="0"/>
      <w:divBdr>
        <w:top w:val="none" w:sz="0" w:space="0" w:color="auto"/>
        <w:left w:val="none" w:sz="0" w:space="0" w:color="auto"/>
        <w:bottom w:val="none" w:sz="0" w:space="0" w:color="auto"/>
        <w:right w:val="none" w:sz="0" w:space="0" w:color="auto"/>
      </w:divBdr>
    </w:div>
    <w:div w:id="14499448">
      <w:bodyDiv w:val="1"/>
      <w:marLeft w:val="0"/>
      <w:marRight w:val="0"/>
      <w:marTop w:val="0"/>
      <w:marBottom w:val="0"/>
      <w:divBdr>
        <w:top w:val="none" w:sz="0" w:space="0" w:color="auto"/>
        <w:left w:val="none" w:sz="0" w:space="0" w:color="auto"/>
        <w:bottom w:val="none" w:sz="0" w:space="0" w:color="auto"/>
        <w:right w:val="none" w:sz="0" w:space="0" w:color="auto"/>
      </w:divBdr>
    </w:div>
    <w:div w:id="72968706">
      <w:bodyDiv w:val="1"/>
      <w:marLeft w:val="0"/>
      <w:marRight w:val="0"/>
      <w:marTop w:val="0"/>
      <w:marBottom w:val="0"/>
      <w:divBdr>
        <w:top w:val="none" w:sz="0" w:space="0" w:color="auto"/>
        <w:left w:val="none" w:sz="0" w:space="0" w:color="auto"/>
        <w:bottom w:val="none" w:sz="0" w:space="0" w:color="auto"/>
        <w:right w:val="none" w:sz="0" w:space="0" w:color="auto"/>
      </w:divBdr>
    </w:div>
    <w:div w:id="92824224">
      <w:bodyDiv w:val="1"/>
      <w:marLeft w:val="0"/>
      <w:marRight w:val="0"/>
      <w:marTop w:val="0"/>
      <w:marBottom w:val="0"/>
      <w:divBdr>
        <w:top w:val="none" w:sz="0" w:space="0" w:color="auto"/>
        <w:left w:val="none" w:sz="0" w:space="0" w:color="auto"/>
        <w:bottom w:val="none" w:sz="0" w:space="0" w:color="auto"/>
        <w:right w:val="none" w:sz="0" w:space="0" w:color="auto"/>
      </w:divBdr>
    </w:div>
    <w:div w:id="109714420">
      <w:bodyDiv w:val="1"/>
      <w:marLeft w:val="0"/>
      <w:marRight w:val="0"/>
      <w:marTop w:val="0"/>
      <w:marBottom w:val="0"/>
      <w:divBdr>
        <w:top w:val="none" w:sz="0" w:space="0" w:color="auto"/>
        <w:left w:val="none" w:sz="0" w:space="0" w:color="auto"/>
        <w:bottom w:val="none" w:sz="0" w:space="0" w:color="auto"/>
        <w:right w:val="none" w:sz="0" w:space="0" w:color="auto"/>
      </w:divBdr>
    </w:div>
    <w:div w:id="166749783">
      <w:bodyDiv w:val="1"/>
      <w:marLeft w:val="0"/>
      <w:marRight w:val="0"/>
      <w:marTop w:val="0"/>
      <w:marBottom w:val="0"/>
      <w:divBdr>
        <w:top w:val="none" w:sz="0" w:space="0" w:color="auto"/>
        <w:left w:val="none" w:sz="0" w:space="0" w:color="auto"/>
        <w:bottom w:val="none" w:sz="0" w:space="0" w:color="auto"/>
        <w:right w:val="none" w:sz="0" w:space="0" w:color="auto"/>
      </w:divBdr>
    </w:div>
    <w:div w:id="168179243">
      <w:bodyDiv w:val="1"/>
      <w:marLeft w:val="0"/>
      <w:marRight w:val="0"/>
      <w:marTop w:val="0"/>
      <w:marBottom w:val="0"/>
      <w:divBdr>
        <w:top w:val="none" w:sz="0" w:space="0" w:color="auto"/>
        <w:left w:val="none" w:sz="0" w:space="0" w:color="auto"/>
        <w:bottom w:val="none" w:sz="0" w:space="0" w:color="auto"/>
        <w:right w:val="none" w:sz="0" w:space="0" w:color="auto"/>
      </w:divBdr>
    </w:div>
    <w:div w:id="190649288">
      <w:bodyDiv w:val="1"/>
      <w:marLeft w:val="0"/>
      <w:marRight w:val="0"/>
      <w:marTop w:val="0"/>
      <w:marBottom w:val="0"/>
      <w:divBdr>
        <w:top w:val="none" w:sz="0" w:space="0" w:color="auto"/>
        <w:left w:val="none" w:sz="0" w:space="0" w:color="auto"/>
        <w:bottom w:val="none" w:sz="0" w:space="0" w:color="auto"/>
        <w:right w:val="none" w:sz="0" w:space="0" w:color="auto"/>
      </w:divBdr>
    </w:div>
    <w:div w:id="199050826">
      <w:bodyDiv w:val="1"/>
      <w:marLeft w:val="0"/>
      <w:marRight w:val="0"/>
      <w:marTop w:val="0"/>
      <w:marBottom w:val="0"/>
      <w:divBdr>
        <w:top w:val="none" w:sz="0" w:space="0" w:color="auto"/>
        <w:left w:val="none" w:sz="0" w:space="0" w:color="auto"/>
        <w:bottom w:val="none" w:sz="0" w:space="0" w:color="auto"/>
        <w:right w:val="none" w:sz="0" w:space="0" w:color="auto"/>
      </w:divBdr>
    </w:div>
    <w:div w:id="259681583">
      <w:bodyDiv w:val="1"/>
      <w:marLeft w:val="0"/>
      <w:marRight w:val="0"/>
      <w:marTop w:val="0"/>
      <w:marBottom w:val="0"/>
      <w:divBdr>
        <w:top w:val="none" w:sz="0" w:space="0" w:color="auto"/>
        <w:left w:val="none" w:sz="0" w:space="0" w:color="auto"/>
        <w:bottom w:val="none" w:sz="0" w:space="0" w:color="auto"/>
        <w:right w:val="none" w:sz="0" w:space="0" w:color="auto"/>
      </w:divBdr>
    </w:div>
    <w:div w:id="262422292">
      <w:bodyDiv w:val="1"/>
      <w:marLeft w:val="0"/>
      <w:marRight w:val="0"/>
      <w:marTop w:val="0"/>
      <w:marBottom w:val="0"/>
      <w:divBdr>
        <w:top w:val="none" w:sz="0" w:space="0" w:color="auto"/>
        <w:left w:val="none" w:sz="0" w:space="0" w:color="auto"/>
        <w:bottom w:val="none" w:sz="0" w:space="0" w:color="auto"/>
        <w:right w:val="none" w:sz="0" w:space="0" w:color="auto"/>
      </w:divBdr>
    </w:div>
    <w:div w:id="271085577">
      <w:bodyDiv w:val="1"/>
      <w:marLeft w:val="0"/>
      <w:marRight w:val="0"/>
      <w:marTop w:val="0"/>
      <w:marBottom w:val="0"/>
      <w:divBdr>
        <w:top w:val="none" w:sz="0" w:space="0" w:color="auto"/>
        <w:left w:val="none" w:sz="0" w:space="0" w:color="auto"/>
        <w:bottom w:val="none" w:sz="0" w:space="0" w:color="auto"/>
        <w:right w:val="none" w:sz="0" w:space="0" w:color="auto"/>
      </w:divBdr>
    </w:div>
    <w:div w:id="281883818">
      <w:bodyDiv w:val="1"/>
      <w:marLeft w:val="0"/>
      <w:marRight w:val="0"/>
      <w:marTop w:val="0"/>
      <w:marBottom w:val="0"/>
      <w:divBdr>
        <w:top w:val="none" w:sz="0" w:space="0" w:color="auto"/>
        <w:left w:val="none" w:sz="0" w:space="0" w:color="auto"/>
        <w:bottom w:val="none" w:sz="0" w:space="0" w:color="auto"/>
        <w:right w:val="none" w:sz="0" w:space="0" w:color="auto"/>
      </w:divBdr>
      <w:divsChild>
        <w:div w:id="593972319">
          <w:marLeft w:val="758"/>
          <w:marRight w:val="0"/>
          <w:marTop w:val="0"/>
          <w:marBottom w:val="0"/>
          <w:divBdr>
            <w:top w:val="none" w:sz="0" w:space="0" w:color="auto"/>
            <w:left w:val="none" w:sz="0" w:space="0" w:color="auto"/>
            <w:bottom w:val="none" w:sz="0" w:space="0" w:color="auto"/>
            <w:right w:val="none" w:sz="0" w:space="0" w:color="auto"/>
          </w:divBdr>
        </w:div>
        <w:div w:id="166948821">
          <w:marLeft w:val="0"/>
          <w:marRight w:val="0"/>
          <w:marTop w:val="0"/>
          <w:marBottom w:val="0"/>
          <w:divBdr>
            <w:top w:val="none" w:sz="0" w:space="0" w:color="auto"/>
            <w:left w:val="none" w:sz="0" w:space="0" w:color="auto"/>
            <w:bottom w:val="none" w:sz="0" w:space="0" w:color="auto"/>
            <w:right w:val="none" w:sz="0" w:space="0" w:color="auto"/>
          </w:divBdr>
        </w:div>
        <w:div w:id="1498030666">
          <w:marLeft w:val="0"/>
          <w:marRight w:val="0"/>
          <w:marTop w:val="0"/>
          <w:marBottom w:val="0"/>
          <w:divBdr>
            <w:top w:val="none" w:sz="0" w:space="0" w:color="auto"/>
            <w:left w:val="none" w:sz="0" w:space="0" w:color="auto"/>
            <w:bottom w:val="none" w:sz="0" w:space="0" w:color="auto"/>
            <w:right w:val="none" w:sz="0" w:space="0" w:color="auto"/>
          </w:divBdr>
        </w:div>
        <w:div w:id="211963554">
          <w:marLeft w:val="0"/>
          <w:marRight w:val="0"/>
          <w:marTop w:val="0"/>
          <w:marBottom w:val="0"/>
          <w:divBdr>
            <w:top w:val="none" w:sz="0" w:space="0" w:color="auto"/>
            <w:left w:val="none" w:sz="0" w:space="0" w:color="auto"/>
            <w:bottom w:val="none" w:sz="0" w:space="0" w:color="auto"/>
            <w:right w:val="none" w:sz="0" w:space="0" w:color="auto"/>
          </w:divBdr>
        </w:div>
        <w:div w:id="848640176">
          <w:marLeft w:val="758"/>
          <w:marRight w:val="0"/>
          <w:marTop w:val="0"/>
          <w:marBottom w:val="0"/>
          <w:divBdr>
            <w:top w:val="none" w:sz="0" w:space="0" w:color="auto"/>
            <w:left w:val="none" w:sz="0" w:space="0" w:color="auto"/>
            <w:bottom w:val="none" w:sz="0" w:space="0" w:color="auto"/>
            <w:right w:val="none" w:sz="0" w:space="0" w:color="auto"/>
          </w:divBdr>
        </w:div>
        <w:div w:id="1595361190">
          <w:marLeft w:val="758"/>
          <w:marRight w:val="0"/>
          <w:marTop w:val="0"/>
          <w:marBottom w:val="0"/>
          <w:divBdr>
            <w:top w:val="none" w:sz="0" w:space="0" w:color="auto"/>
            <w:left w:val="none" w:sz="0" w:space="0" w:color="auto"/>
            <w:bottom w:val="none" w:sz="0" w:space="0" w:color="auto"/>
            <w:right w:val="none" w:sz="0" w:space="0" w:color="auto"/>
          </w:divBdr>
        </w:div>
        <w:div w:id="1096052163">
          <w:marLeft w:val="0"/>
          <w:marRight w:val="0"/>
          <w:marTop w:val="0"/>
          <w:marBottom w:val="0"/>
          <w:divBdr>
            <w:top w:val="none" w:sz="0" w:space="0" w:color="auto"/>
            <w:left w:val="none" w:sz="0" w:space="0" w:color="auto"/>
            <w:bottom w:val="none" w:sz="0" w:space="0" w:color="auto"/>
            <w:right w:val="none" w:sz="0" w:space="0" w:color="auto"/>
          </w:divBdr>
        </w:div>
        <w:div w:id="1949310950">
          <w:marLeft w:val="0"/>
          <w:marRight w:val="0"/>
          <w:marTop w:val="0"/>
          <w:marBottom w:val="0"/>
          <w:divBdr>
            <w:top w:val="none" w:sz="0" w:space="0" w:color="auto"/>
            <w:left w:val="none" w:sz="0" w:space="0" w:color="auto"/>
            <w:bottom w:val="none" w:sz="0" w:space="0" w:color="auto"/>
            <w:right w:val="none" w:sz="0" w:space="0" w:color="auto"/>
          </w:divBdr>
        </w:div>
        <w:div w:id="1240290166">
          <w:marLeft w:val="0"/>
          <w:marRight w:val="0"/>
          <w:marTop w:val="0"/>
          <w:marBottom w:val="0"/>
          <w:divBdr>
            <w:top w:val="none" w:sz="0" w:space="0" w:color="auto"/>
            <w:left w:val="none" w:sz="0" w:space="0" w:color="auto"/>
            <w:bottom w:val="none" w:sz="0" w:space="0" w:color="auto"/>
            <w:right w:val="none" w:sz="0" w:space="0" w:color="auto"/>
          </w:divBdr>
        </w:div>
        <w:div w:id="2029676547">
          <w:marLeft w:val="0"/>
          <w:marRight w:val="0"/>
          <w:marTop w:val="0"/>
          <w:marBottom w:val="0"/>
          <w:divBdr>
            <w:top w:val="none" w:sz="0" w:space="0" w:color="auto"/>
            <w:left w:val="none" w:sz="0" w:space="0" w:color="auto"/>
            <w:bottom w:val="none" w:sz="0" w:space="0" w:color="auto"/>
            <w:right w:val="none" w:sz="0" w:space="0" w:color="auto"/>
          </w:divBdr>
        </w:div>
        <w:div w:id="659164482">
          <w:marLeft w:val="0"/>
          <w:marRight w:val="0"/>
          <w:marTop w:val="0"/>
          <w:marBottom w:val="0"/>
          <w:divBdr>
            <w:top w:val="none" w:sz="0" w:space="0" w:color="auto"/>
            <w:left w:val="none" w:sz="0" w:space="0" w:color="auto"/>
            <w:bottom w:val="none" w:sz="0" w:space="0" w:color="auto"/>
            <w:right w:val="none" w:sz="0" w:space="0" w:color="auto"/>
          </w:divBdr>
        </w:div>
        <w:div w:id="714041832">
          <w:marLeft w:val="0"/>
          <w:marRight w:val="0"/>
          <w:marTop w:val="0"/>
          <w:marBottom w:val="0"/>
          <w:divBdr>
            <w:top w:val="none" w:sz="0" w:space="0" w:color="auto"/>
            <w:left w:val="none" w:sz="0" w:space="0" w:color="auto"/>
            <w:bottom w:val="none" w:sz="0" w:space="0" w:color="auto"/>
            <w:right w:val="none" w:sz="0" w:space="0" w:color="auto"/>
          </w:divBdr>
        </w:div>
        <w:div w:id="364983989">
          <w:marLeft w:val="0"/>
          <w:marRight w:val="0"/>
          <w:marTop w:val="0"/>
          <w:marBottom w:val="0"/>
          <w:divBdr>
            <w:top w:val="none" w:sz="0" w:space="0" w:color="auto"/>
            <w:left w:val="none" w:sz="0" w:space="0" w:color="auto"/>
            <w:bottom w:val="none" w:sz="0" w:space="0" w:color="auto"/>
            <w:right w:val="none" w:sz="0" w:space="0" w:color="auto"/>
          </w:divBdr>
        </w:div>
        <w:div w:id="1341472460">
          <w:marLeft w:val="0"/>
          <w:marRight w:val="0"/>
          <w:marTop w:val="0"/>
          <w:marBottom w:val="0"/>
          <w:divBdr>
            <w:top w:val="none" w:sz="0" w:space="0" w:color="auto"/>
            <w:left w:val="none" w:sz="0" w:space="0" w:color="auto"/>
            <w:bottom w:val="none" w:sz="0" w:space="0" w:color="auto"/>
            <w:right w:val="none" w:sz="0" w:space="0" w:color="auto"/>
          </w:divBdr>
        </w:div>
        <w:div w:id="790325784">
          <w:marLeft w:val="0"/>
          <w:marRight w:val="0"/>
          <w:marTop w:val="0"/>
          <w:marBottom w:val="0"/>
          <w:divBdr>
            <w:top w:val="none" w:sz="0" w:space="0" w:color="auto"/>
            <w:left w:val="none" w:sz="0" w:space="0" w:color="auto"/>
            <w:bottom w:val="none" w:sz="0" w:space="0" w:color="auto"/>
            <w:right w:val="none" w:sz="0" w:space="0" w:color="auto"/>
          </w:divBdr>
        </w:div>
        <w:div w:id="1079601131">
          <w:marLeft w:val="0"/>
          <w:marRight w:val="0"/>
          <w:marTop w:val="0"/>
          <w:marBottom w:val="0"/>
          <w:divBdr>
            <w:top w:val="none" w:sz="0" w:space="0" w:color="auto"/>
            <w:left w:val="none" w:sz="0" w:space="0" w:color="auto"/>
            <w:bottom w:val="none" w:sz="0" w:space="0" w:color="auto"/>
            <w:right w:val="none" w:sz="0" w:space="0" w:color="auto"/>
          </w:divBdr>
        </w:div>
        <w:div w:id="1135953150">
          <w:marLeft w:val="0"/>
          <w:marRight w:val="0"/>
          <w:marTop w:val="0"/>
          <w:marBottom w:val="0"/>
          <w:divBdr>
            <w:top w:val="none" w:sz="0" w:space="0" w:color="auto"/>
            <w:left w:val="none" w:sz="0" w:space="0" w:color="auto"/>
            <w:bottom w:val="none" w:sz="0" w:space="0" w:color="auto"/>
            <w:right w:val="none" w:sz="0" w:space="0" w:color="auto"/>
          </w:divBdr>
        </w:div>
        <w:div w:id="1556358641">
          <w:marLeft w:val="0"/>
          <w:marRight w:val="0"/>
          <w:marTop w:val="0"/>
          <w:marBottom w:val="0"/>
          <w:divBdr>
            <w:top w:val="none" w:sz="0" w:space="0" w:color="auto"/>
            <w:left w:val="none" w:sz="0" w:space="0" w:color="auto"/>
            <w:bottom w:val="none" w:sz="0" w:space="0" w:color="auto"/>
            <w:right w:val="none" w:sz="0" w:space="0" w:color="auto"/>
          </w:divBdr>
        </w:div>
        <w:div w:id="947663244">
          <w:marLeft w:val="758"/>
          <w:marRight w:val="0"/>
          <w:marTop w:val="0"/>
          <w:marBottom w:val="0"/>
          <w:divBdr>
            <w:top w:val="none" w:sz="0" w:space="0" w:color="auto"/>
            <w:left w:val="none" w:sz="0" w:space="0" w:color="auto"/>
            <w:bottom w:val="none" w:sz="0" w:space="0" w:color="auto"/>
            <w:right w:val="none" w:sz="0" w:space="0" w:color="auto"/>
          </w:divBdr>
        </w:div>
        <w:div w:id="1879468608">
          <w:marLeft w:val="0"/>
          <w:marRight w:val="0"/>
          <w:marTop w:val="0"/>
          <w:marBottom w:val="0"/>
          <w:divBdr>
            <w:top w:val="none" w:sz="0" w:space="0" w:color="auto"/>
            <w:left w:val="none" w:sz="0" w:space="0" w:color="auto"/>
            <w:bottom w:val="none" w:sz="0" w:space="0" w:color="auto"/>
            <w:right w:val="none" w:sz="0" w:space="0" w:color="auto"/>
          </w:divBdr>
        </w:div>
        <w:div w:id="1203207707">
          <w:marLeft w:val="0"/>
          <w:marRight w:val="0"/>
          <w:marTop w:val="0"/>
          <w:marBottom w:val="0"/>
          <w:divBdr>
            <w:top w:val="none" w:sz="0" w:space="0" w:color="auto"/>
            <w:left w:val="none" w:sz="0" w:space="0" w:color="auto"/>
            <w:bottom w:val="none" w:sz="0" w:space="0" w:color="auto"/>
            <w:right w:val="none" w:sz="0" w:space="0" w:color="auto"/>
          </w:divBdr>
        </w:div>
      </w:divsChild>
    </w:div>
    <w:div w:id="287781467">
      <w:bodyDiv w:val="1"/>
      <w:marLeft w:val="0"/>
      <w:marRight w:val="0"/>
      <w:marTop w:val="0"/>
      <w:marBottom w:val="0"/>
      <w:divBdr>
        <w:top w:val="none" w:sz="0" w:space="0" w:color="auto"/>
        <w:left w:val="none" w:sz="0" w:space="0" w:color="auto"/>
        <w:bottom w:val="none" w:sz="0" w:space="0" w:color="auto"/>
        <w:right w:val="none" w:sz="0" w:space="0" w:color="auto"/>
      </w:divBdr>
    </w:div>
    <w:div w:id="383795822">
      <w:bodyDiv w:val="1"/>
      <w:marLeft w:val="0"/>
      <w:marRight w:val="0"/>
      <w:marTop w:val="0"/>
      <w:marBottom w:val="0"/>
      <w:divBdr>
        <w:top w:val="none" w:sz="0" w:space="0" w:color="auto"/>
        <w:left w:val="none" w:sz="0" w:space="0" w:color="auto"/>
        <w:bottom w:val="none" w:sz="0" w:space="0" w:color="auto"/>
        <w:right w:val="none" w:sz="0" w:space="0" w:color="auto"/>
      </w:divBdr>
    </w:div>
    <w:div w:id="423263396">
      <w:bodyDiv w:val="1"/>
      <w:marLeft w:val="0"/>
      <w:marRight w:val="0"/>
      <w:marTop w:val="0"/>
      <w:marBottom w:val="0"/>
      <w:divBdr>
        <w:top w:val="none" w:sz="0" w:space="0" w:color="auto"/>
        <w:left w:val="none" w:sz="0" w:space="0" w:color="auto"/>
        <w:bottom w:val="none" w:sz="0" w:space="0" w:color="auto"/>
        <w:right w:val="none" w:sz="0" w:space="0" w:color="auto"/>
      </w:divBdr>
    </w:div>
    <w:div w:id="457528935">
      <w:bodyDiv w:val="1"/>
      <w:marLeft w:val="0"/>
      <w:marRight w:val="0"/>
      <w:marTop w:val="0"/>
      <w:marBottom w:val="0"/>
      <w:divBdr>
        <w:top w:val="none" w:sz="0" w:space="0" w:color="auto"/>
        <w:left w:val="none" w:sz="0" w:space="0" w:color="auto"/>
        <w:bottom w:val="none" w:sz="0" w:space="0" w:color="auto"/>
        <w:right w:val="none" w:sz="0" w:space="0" w:color="auto"/>
      </w:divBdr>
    </w:div>
    <w:div w:id="458914588">
      <w:bodyDiv w:val="1"/>
      <w:marLeft w:val="0"/>
      <w:marRight w:val="0"/>
      <w:marTop w:val="0"/>
      <w:marBottom w:val="0"/>
      <w:divBdr>
        <w:top w:val="none" w:sz="0" w:space="0" w:color="auto"/>
        <w:left w:val="none" w:sz="0" w:space="0" w:color="auto"/>
        <w:bottom w:val="none" w:sz="0" w:space="0" w:color="auto"/>
        <w:right w:val="none" w:sz="0" w:space="0" w:color="auto"/>
      </w:divBdr>
    </w:div>
    <w:div w:id="498693436">
      <w:bodyDiv w:val="1"/>
      <w:marLeft w:val="0"/>
      <w:marRight w:val="0"/>
      <w:marTop w:val="0"/>
      <w:marBottom w:val="0"/>
      <w:divBdr>
        <w:top w:val="none" w:sz="0" w:space="0" w:color="auto"/>
        <w:left w:val="none" w:sz="0" w:space="0" w:color="auto"/>
        <w:bottom w:val="none" w:sz="0" w:space="0" w:color="auto"/>
        <w:right w:val="none" w:sz="0" w:space="0" w:color="auto"/>
      </w:divBdr>
      <w:divsChild>
        <w:div w:id="1373729815">
          <w:marLeft w:val="0"/>
          <w:marRight w:val="0"/>
          <w:marTop w:val="0"/>
          <w:marBottom w:val="0"/>
          <w:divBdr>
            <w:top w:val="none" w:sz="0" w:space="0" w:color="auto"/>
            <w:left w:val="none" w:sz="0" w:space="0" w:color="auto"/>
            <w:bottom w:val="none" w:sz="0" w:space="0" w:color="auto"/>
            <w:right w:val="none" w:sz="0" w:space="0" w:color="auto"/>
          </w:divBdr>
          <w:divsChild>
            <w:div w:id="796534312">
              <w:marLeft w:val="0"/>
              <w:marRight w:val="0"/>
              <w:marTop w:val="0"/>
              <w:marBottom w:val="0"/>
              <w:divBdr>
                <w:top w:val="none" w:sz="0" w:space="0" w:color="auto"/>
                <w:left w:val="none" w:sz="0" w:space="0" w:color="auto"/>
                <w:bottom w:val="none" w:sz="0" w:space="0" w:color="auto"/>
                <w:right w:val="none" w:sz="0" w:space="0" w:color="auto"/>
              </w:divBdr>
              <w:divsChild>
                <w:div w:id="1019156853">
                  <w:marLeft w:val="0"/>
                  <w:marRight w:val="0"/>
                  <w:marTop w:val="0"/>
                  <w:marBottom w:val="0"/>
                  <w:divBdr>
                    <w:top w:val="none" w:sz="0" w:space="0" w:color="auto"/>
                    <w:left w:val="none" w:sz="0" w:space="0" w:color="auto"/>
                    <w:bottom w:val="none" w:sz="0" w:space="0" w:color="auto"/>
                    <w:right w:val="none" w:sz="0" w:space="0" w:color="auto"/>
                  </w:divBdr>
                  <w:divsChild>
                    <w:div w:id="1120563099">
                      <w:marLeft w:val="0"/>
                      <w:marRight w:val="0"/>
                      <w:marTop w:val="0"/>
                      <w:marBottom w:val="0"/>
                      <w:divBdr>
                        <w:top w:val="none" w:sz="0" w:space="0" w:color="auto"/>
                        <w:left w:val="none" w:sz="0" w:space="0" w:color="auto"/>
                        <w:bottom w:val="none" w:sz="0" w:space="0" w:color="auto"/>
                        <w:right w:val="none" w:sz="0" w:space="0" w:color="auto"/>
                      </w:divBdr>
                    </w:div>
                    <w:div w:id="1184517191">
                      <w:marLeft w:val="0"/>
                      <w:marRight w:val="0"/>
                      <w:marTop w:val="0"/>
                      <w:marBottom w:val="0"/>
                      <w:divBdr>
                        <w:top w:val="none" w:sz="0" w:space="0" w:color="auto"/>
                        <w:left w:val="none" w:sz="0" w:space="0" w:color="auto"/>
                        <w:bottom w:val="none" w:sz="0" w:space="0" w:color="auto"/>
                        <w:right w:val="none" w:sz="0" w:space="0" w:color="auto"/>
                      </w:divBdr>
                    </w:div>
                    <w:div w:id="1414814295">
                      <w:marLeft w:val="0"/>
                      <w:marRight w:val="0"/>
                      <w:marTop w:val="0"/>
                      <w:marBottom w:val="0"/>
                      <w:divBdr>
                        <w:top w:val="none" w:sz="0" w:space="0" w:color="auto"/>
                        <w:left w:val="none" w:sz="0" w:space="0" w:color="auto"/>
                        <w:bottom w:val="none" w:sz="0" w:space="0" w:color="auto"/>
                        <w:right w:val="none" w:sz="0" w:space="0" w:color="auto"/>
                      </w:divBdr>
                    </w:div>
                    <w:div w:id="1481847766">
                      <w:marLeft w:val="0"/>
                      <w:marRight w:val="0"/>
                      <w:marTop w:val="0"/>
                      <w:marBottom w:val="0"/>
                      <w:divBdr>
                        <w:top w:val="none" w:sz="0" w:space="0" w:color="auto"/>
                        <w:left w:val="none" w:sz="0" w:space="0" w:color="auto"/>
                        <w:bottom w:val="none" w:sz="0" w:space="0" w:color="auto"/>
                        <w:right w:val="none" w:sz="0" w:space="0" w:color="auto"/>
                      </w:divBdr>
                    </w:div>
                    <w:div w:id="1061833908">
                      <w:marLeft w:val="0"/>
                      <w:marRight w:val="0"/>
                      <w:marTop w:val="0"/>
                      <w:marBottom w:val="0"/>
                      <w:divBdr>
                        <w:top w:val="none" w:sz="0" w:space="0" w:color="auto"/>
                        <w:left w:val="none" w:sz="0" w:space="0" w:color="auto"/>
                        <w:bottom w:val="none" w:sz="0" w:space="0" w:color="auto"/>
                        <w:right w:val="none" w:sz="0" w:space="0" w:color="auto"/>
                      </w:divBdr>
                    </w:div>
                    <w:div w:id="892814521">
                      <w:marLeft w:val="0"/>
                      <w:marRight w:val="0"/>
                      <w:marTop w:val="0"/>
                      <w:marBottom w:val="0"/>
                      <w:divBdr>
                        <w:top w:val="none" w:sz="0" w:space="0" w:color="auto"/>
                        <w:left w:val="none" w:sz="0" w:space="0" w:color="auto"/>
                        <w:bottom w:val="none" w:sz="0" w:space="0" w:color="auto"/>
                        <w:right w:val="none" w:sz="0" w:space="0" w:color="auto"/>
                      </w:divBdr>
                    </w:div>
                    <w:div w:id="74715903">
                      <w:marLeft w:val="0"/>
                      <w:marRight w:val="0"/>
                      <w:marTop w:val="0"/>
                      <w:marBottom w:val="0"/>
                      <w:divBdr>
                        <w:top w:val="none" w:sz="0" w:space="0" w:color="auto"/>
                        <w:left w:val="none" w:sz="0" w:space="0" w:color="auto"/>
                        <w:bottom w:val="none" w:sz="0" w:space="0" w:color="auto"/>
                        <w:right w:val="none" w:sz="0" w:space="0" w:color="auto"/>
                      </w:divBdr>
                    </w:div>
                    <w:div w:id="1111170107">
                      <w:marLeft w:val="0"/>
                      <w:marRight w:val="0"/>
                      <w:marTop w:val="0"/>
                      <w:marBottom w:val="0"/>
                      <w:divBdr>
                        <w:top w:val="none" w:sz="0" w:space="0" w:color="auto"/>
                        <w:left w:val="none" w:sz="0" w:space="0" w:color="auto"/>
                        <w:bottom w:val="none" w:sz="0" w:space="0" w:color="auto"/>
                        <w:right w:val="none" w:sz="0" w:space="0" w:color="auto"/>
                      </w:divBdr>
                    </w:div>
                    <w:div w:id="287007285">
                      <w:marLeft w:val="0"/>
                      <w:marRight w:val="0"/>
                      <w:marTop w:val="0"/>
                      <w:marBottom w:val="0"/>
                      <w:divBdr>
                        <w:top w:val="none" w:sz="0" w:space="0" w:color="auto"/>
                        <w:left w:val="none" w:sz="0" w:space="0" w:color="auto"/>
                        <w:bottom w:val="none" w:sz="0" w:space="0" w:color="auto"/>
                        <w:right w:val="none" w:sz="0" w:space="0" w:color="auto"/>
                      </w:divBdr>
                    </w:div>
                    <w:div w:id="723911039">
                      <w:marLeft w:val="0"/>
                      <w:marRight w:val="0"/>
                      <w:marTop w:val="0"/>
                      <w:marBottom w:val="0"/>
                      <w:divBdr>
                        <w:top w:val="none" w:sz="0" w:space="0" w:color="auto"/>
                        <w:left w:val="none" w:sz="0" w:space="0" w:color="auto"/>
                        <w:bottom w:val="none" w:sz="0" w:space="0" w:color="auto"/>
                        <w:right w:val="none" w:sz="0" w:space="0" w:color="auto"/>
                      </w:divBdr>
                    </w:div>
                    <w:div w:id="2009017895">
                      <w:marLeft w:val="0"/>
                      <w:marRight w:val="0"/>
                      <w:marTop w:val="0"/>
                      <w:marBottom w:val="0"/>
                      <w:divBdr>
                        <w:top w:val="none" w:sz="0" w:space="0" w:color="auto"/>
                        <w:left w:val="none" w:sz="0" w:space="0" w:color="auto"/>
                        <w:bottom w:val="none" w:sz="0" w:space="0" w:color="auto"/>
                        <w:right w:val="none" w:sz="0" w:space="0" w:color="auto"/>
                      </w:divBdr>
                    </w:div>
                    <w:div w:id="731468000">
                      <w:marLeft w:val="0"/>
                      <w:marRight w:val="0"/>
                      <w:marTop w:val="0"/>
                      <w:marBottom w:val="0"/>
                      <w:divBdr>
                        <w:top w:val="none" w:sz="0" w:space="0" w:color="auto"/>
                        <w:left w:val="none" w:sz="0" w:space="0" w:color="auto"/>
                        <w:bottom w:val="none" w:sz="0" w:space="0" w:color="auto"/>
                        <w:right w:val="none" w:sz="0" w:space="0" w:color="auto"/>
                      </w:divBdr>
                    </w:div>
                    <w:div w:id="1094941301">
                      <w:marLeft w:val="0"/>
                      <w:marRight w:val="0"/>
                      <w:marTop w:val="0"/>
                      <w:marBottom w:val="0"/>
                      <w:divBdr>
                        <w:top w:val="none" w:sz="0" w:space="0" w:color="auto"/>
                        <w:left w:val="none" w:sz="0" w:space="0" w:color="auto"/>
                        <w:bottom w:val="none" w:sz="0" w:space="0" w:color="auto"/>
                        <w:right w:val="none" w:sz="0" w:space="0" w:color="auto"/>
                      </w:divBdr>
                    </w:div>
                    <w:div w:id="183979218">
                      <w:marLeft w:val="0"/>
                      <w:marRight w:val="0"/>
                      <w:marTop w:val="0"/>
                      <w:marBottom w:val="0"/>
                      <w:divBdr>
                        <w:top w:val="none" w:sz="0" w:space="0" w:color="auto"/>
                        <w:left w:val="none" w:sz="0" w:space="0" w:color="auto"/>
                        <w:bottom w:val="none" w:sz="0" w:space="0" w:color="auto"/>
                        <w:right w:val="none" w:sz="0" w:space="0" w:color="auto"/>
                      </w:divBdr>
                    </w:div>
                    <w:div w:id="724181850">
                      <w:marLeft w:val="0"/>
                      <w:marRight w:val="0"/>
                      <w:marTop w:val="0"/>
                      <w:marBottom w:val="0"/>
                      <w:divBdr>
                        <w:top w:val="none" w:sz="0" w:space="0" w:color="auto"/>
                        <w:left w:val="none" w:sz="0" w:space="0" w:color="auto"/>
                        <w:bottom w:val="none" w:sz="0" w:space="0" w:color="auto"/>
                        <w:right w:val="none" w:sz="0" w:space="0" w:color="auto"/>
                      </w:divBdr>
                    </w:div>
                    <w:div w:id="983392195">
                      <w:marLeft w:val="0"/>
                      <w:marRight w:val="0"/>
                      <w:marTop w:val="0"/>
                      <w:marBottom w:val="0"/>
                      <w:divBdr>
                        <w:top w:val="none" w:sz="0" w:space="0" w:color="auto"/>
                        <w:left w:val="none" w:sz="0" w:space="0" w:color="auto"/>
                        <w:bottom w:val="none" w:sz="0" w:space="0" w:color="auto"/>
                        <w:right w:val="none" w:sz="0" w:space="0" w:color="auto"/>
                      </w:divBdr>
                    </w:div>
                    <w:div w:id="1652522961">
                      <w:marLeft w:val="0"/>
                      <w:marRight w:val="0"/>
                      <w:marTop w:val="0"/>
                      <w:marBottom w:val="0"/>
                      <w:divBdr>
                        <w:top w:val="none" w:sz="0" w:space="0" w:color="auto"/>
                        <w:left w:val="none" w:sz="0" w:space="0" w:color="auto"/>
                        <w:bottom w:val="none" w:sz="0" w:space="0" w:color="auto"/>
                        <w:right w:val="none" w:sz="0" w:space="0" w:color="auto"/>
                      </w:divBdr>
                    </w:div>
                    <w:div w:id="466315800">
                      <w:marLeft w:val="0"/>
                      <w:marRight w:val="0"/>
                      <w:marTop w:val="0"/>
                      <w:marBottom w:val="0"/>
                      <w:divBdr>
                        <w:top w:val="none" w:sz="0" w:space="0" w:color="auto"/>
                        <w:left w:val="none" w:sz="0" w:space="0" w:color="auto"/>
                        <w:bottom w:val="none" w:sz="0" w:space="0" w:color="auto"/>
                        <w:right w:val="none" w:sz="0" w:space="0" w:color="auto"/>
                      </w:divBdr>
                    </w:div>
                    <w:div w:id="862746010">
                      <w:marLeft w:val="0"/>
                      <w:marRight w:val="0"/>
                      <w:marTop w:val="0"/>
                      <w:marBottom w:val="0"/>
                      <w:divBdr>
                        <w:top w:val="none" w:sz="0" w:space="0" w:color="auto"/>
                        <w:left w:val="none" w:sz="0" w:space="0" w:color="auto"/>
                        <w:bottom w:val="none" w:sz="0" w:space="0" w:color="auto"/>
                        <w:right w:val="none" w:sz="0" w:space="0" w:color="auto"/>
                      </w:divBdr>
                    </w:div>
                    <w:div w:id="1080129864">
                      <w:marLeft w:val="0"/>
                      <w:marRight w:val="0"/>
                      <w:marTop w:val="0"/>
                      <w:marBottom w:val="0"/>
                      <w:divBdr>
                        <w:top w:val="none" w:sz="0" w:space="0" w:color="auto"/>
                        <w:left w:val="none" w:sz="0" w:space="0" w:color="auto"/>
                        <w:bottom w:val="none" w:sz="0" w:space="0" w:color="auto"/>
                        <w:right w:val="none" w:sz="0" w:space="0" w:color="auto"/>
                      </w:divBdr>
                    </w:div>
                    <w:div w:id="1976065169">
                      <w:marLeft w:val="0"/>
                      <w:marRight w:val="0"/>
                      <w:marTop w:val="0"/>
                      <w:marBottom w:val="0"/>
                      <w:divBdr>
                        <w:top w:val="none" w:sz="0" w:space="0" w:color="auto"/>
                        <w:left w:val="none" w:sz="0" w:space="0" w:color="auto"/>
                        <w:bottom w:val="none" w:sz="0" w:space="0" w:color="auto"/>
                        <w:right w:val="none" w:sz="0" w:space="0" w:color="auto"/>
                      </w:divBdr>
                    </w:div>
                    <w:div w:id="1234243209">
                      <w:marLeft w:val="0"/>
                      <w:marRight w:val="0"/>
                      <w:marTop w:val="0"/>
                      <w:marBottom w:val="0"/>
                      <w:divBdr>
                        <w:top w:val="none" w:sz="0" w:space="0" w:color="auto"/>
                        <w:left w:val="none" w:sz="0" w:space="0" w:color="auto"/>
                        <w:bottom w:val="none" w:sz="0" w:space="0" w:color="auto"/>
                        <w:right w:val="none" w:sz="0" w:space="0" w:color="auto"/>
                      </w:divBdr>
                    </w:div>
                    <w:div w:id="444467889">
                      <w:marLeft w:val="0"/>
                      <w:marRight w:val="0"/>
                      <w:marTop w:val="0"/>
                      <w:marBottom w:val="0"/>
                      <w:divBdr>
                        <w:top w:val="none" w:sz="0" w:space="0" w:color="auto"/>
                        <w:left w:val="none" w:sz="0" w:space="0" w:color="auto"/>
                        <w:bottom w:val="none" w:sz="0" w:space="0" w:color="auto"/>
                        <w:right w:val="none" w:sz="0" w:space="0" w:color="auto"/>
                      </w:divBdr>
                    </w:div>
                    <w:div w:id="960500996">
                      <w:marLeft w:val="0"/>
                      <w:marRight w:val="0"/>
                      <w:marTop w:val="0"/>
                      <w:marBottom w:val="0"/>
                      <w:divBdr>
                        <w:top w:val="none" w:sz="0" w:space="0" w:color="auto"/>
                        <w:left w:val="none" w:sz="0" w:space="0" w:color="auto"/>
                        <w:bottom w:val="none" w:sz="0" w:space="0" w:color="auto"/>
                        <w:right w:val="none" w:sz="0" w:space="0" w:color="auto"/>
                      </w:divBdr>
                    </w:div>
                    <w:div w:id="1099837944">
                      <w:marLeft w:val="0"/>
                      <w:marRight w:val="0"/>
                      <w:marTop w:val="0"/>
                      <w:marBottom w:val="0"/>
                      <w:divBdr>
                        <w:top w:val="none" w:sz="0" w:space="0" w:color="auto"/>
                        <w:left w:val="none" w:sz="0" w:space="0" w:color="auto"/>
                        <w:bottom w:val="none" w:sz="0" w:space="0" w:color="auto"/>
                        <w:right w:val="none" w:sz="0" w:space="0" w:color="auto"/>
                      </w:divBdr>
                    </w:div>
                    <w:div w:id="469442070">
                      <w:marLeft w:val="0"/>
                      <w:marRight w:val="0"/>
                      <w:marTop w:val="0"/>
                      <w:marBottom w:val="0"/>
                      <w:divBdr>
                        <w:top w:val="none" w:sz="0" w:space="0" w:color="auto"/>
                        <w:left w:val="none" w:sz="0" w:space="0" w:color="auto"/>
                        <w:bottom w:val="none" w:sz="0" w:space="0" w:color="auto"/>
                        <w:right w:val="none" w:sz="0" w:space="0" w:color="auto"/>
                      </w:divBdr>
                    </w:div>
                    <w:div w:id="989137307">
                      <w:marLeft w:val="0"/>
                      <w:marRight w:val="0"/>
                      <w:marTop w:val="0"/>
                      <w:marBottom w:val="0"/>
                      <w:divBdr>
                        <w:top w:val="none" w:sz="0" w:space="0" w:color="auto"/>
                        <w:left w:val="none" w:sz="0" w:space="0" w:color="auto"/>
                        <w:bottom w:val="none" w:sz="0" w:space="0" w:color="auto"/>
                        <w:right w:val="none" w:sz="0" w:space="0" w:color="auto"/>
                      </w:divBdr>
                    </w:div>
                    <w:div w:id="462624133">
                      <w:marLeft w:val="0"/>
                      <w:marRight w:val="0"/>
                      <w:marTop w:val="0"/>
                      <w:marBottom w:val="0"/>
                      <w:divBdr>
                        <w:top w:val="none" w:sz="0" w:space="0" w:color="auto"/>
                        <w:left w:val="none" w:sz="0" w:space="0" w:color="auto"/>
                        <w:bottom w:val="none" w:sz="0" w:space="0" w:color="auto"/>
                        <w:right w:val="none" w:sz="0" w:space="0" w:color="auto"/>
                      </w:divBdr>
                    </w:div>
                    <w:div w:id="521364055">
                      <w:marLeft w:val="0"/>
                      <w:marRight w:val="0"/>
                      <w:marTop w:val="0"/>
                      <w:marBottom w:val="0"/>
                      <w:divBdr>
                        <w:top w:val="none" w:sz="0" w:space="0" w:color="auto"/>
                        <w:left w:val="none" w:sz="0" w:space="0" w:color="auto"/>
                        <w:bottom w:val="none" w:sz="0" w:space="0" w:color="auto"/>
                        <w:right w:val="none" w:sz="0" w:space="0" w:color="auto"/>
                      </w:divBdr>
                    </w:div>
                    <w:div w:id="1542328222">
                      <w:marLeft w:val="0"/>
                      <w:marRight w:val="0"/>
                      <w:marTop w:val="0"/>
                      <w:marBottom w:val="0"/>
                      <w:divBdr>
                        <w:top w:val="none" w:sz="0" w:space="0" w:color="auto"/>
                        <w:left w:val="none" w:sz="0" w:space="0" w:color="auto"/>
                        <w:bottom w:val="none" w:sz="0" w:space="0" w:color="auto"/>
                        <w:right w:val="none" w:sz="0" w:space="0" w:color="auto"/>
                      </w:divBdr>
                    </w:div>
                    <w:div w:id="575743301">
                      <w:marLeft w:val="0"/>
                      <w:marRight w:val="0"/>
                      <w:marTop w:val="0"/>
                      <w:marBottom w:val="0"/>
                      <w:divBdr>
                        <w:top w:val="none" w:sz="0" w:space="0" w:color="auto"/>
                        <w:left w:val="none" w:sz="0" w:space="0" w:color="auto"/>
                        <w:bottom w:val="none" w:sz="0" w:space="0" w:color="auto"/>
                        <w:right w:val="none" w:sz="0" w:space="0" w:color="auto"/>
                      </w:divBdr>
                    </w:div>
                    <w:div w:id="1560633931">
                      <w:marLeft w:val="0"/>
                      <w:marRight w:val="0"/>
                      <w:marTop w:val="0"/>
                      <w:marBottom w:val="0"/>
                      <w:divBdr>
                        <w:top w:val="none" w:sz="0" w:space="0" w:color="auto"/>
                        <w:left w:val="none" w:sz="0" w:space="0" w:color="auto"/>
                        <w:bottom w:val="none" w:sz="0" w:space="0" w:color="auto"/>
                        <w:right w:val="none" w:sz="0" w:space="0" w:color="auto"/>
                      </w:divBdr>
                    </w:div>
                    <w:div w:id="145245984">
                      <w:marLeft w:val="0"/>
                      <w:marRight w:val="0"/>
                      <w:marTop w:val="0"/>
                      <w:marBottom w:val="0"/>
                      <w:divBdr>
                        <w:top w:val="none" w:sz="0" w:space="0" w:color="auto"/>
                        <w:left w:val="none" w:sz="0" w:space="0" w:color="auto"/>
                        <w:bottom w:val="none" w:sz="0" w:space="0" w:color="auto"/>
                        <w:right w:val="none" w:sz="0" w:space="0" w:color="auto"/>
                      </w:divBdr>
                    </w:div>
                    <w:div w:id="980698798">
                      <w:marLeft w:val="0"/>
                      <w:marRight w:val="0"/>
                      <w:marTop w:val="0"/>
                      <w:marBottom w:val="0"/>
                      <w:divBdr>
                        <w:top w:val="none" w:sz="0" w:space="0" w:color="auto"/>
                        <w:left w:val="none" w:sz="0" w:space="0" w:color="auto"/>
                        <w:bottom w:val="none" w:sz="0" w:space="0" w:color="auto"/>
                        <w:right w:val="none" w:sz="0" w:space="0" w:color="auto"/>
                      </w:divBdr>
                    </w:div>
                    <w:div w:id="348606581">
                      <w:marLeft w:val="0"/>
                      <w:marRight w:val="0"/>
                      <w:marTop w:val="0"/>
                      <w:marBottom w:val="0"/>
                      <w:divBdr>
                        <w:top w:val="none" w:sz="0" w:space="0" w:color="auto"/>
                        <w:left w:val="none" w:sz="0" w:space="0" w:color="auto"/>
                        <w:bottom w:val="none" w:sz="0" w:space="0" w:color="auto"/>
                        <w:right w:val="none" w:sz="0" w:space="0" w:color="auto"/>
                      </w:divBdr>
                    </w:div>
                    <w:div w:id="845704577">
                      <w:marLeft w:val="0"/>
                      <w:marRight w:val="0"/>
                      <w:marTop w:val="0"/>
                      <w:marBottom w:val="0"/>
                      <w:divBdr>
                        <w:top w:val="none" w:sz="0" w:space="0" w:color="auto"/>
                        <w:left w:val="none" w:sz="0" w:space="0" w:color="auto"/>
                        <w:bottom w:val="none" w:sz="0" w:space="0" w:color="auto"/>
                        <w:right w:val="none" w:sz="0" w:space="0" w:color="auto"/>
                      </w:divBdr>
                    </w:div>
                    <w:div w:id="609901448">
                      <w:marLeft w:val="0"/>
                      <w:marRight w:val="0"/>
                      <w:marTop w:val="0"/>
                      <w:marBottom w:val="0"/>
                      <w:divBdr>
                        <w:top w:val="none" w:sz="0" w:space="0" w:color="auto"/>
                        <w:left w:val="none" w:sz="0" w:space="0" w:color="auto"/>
                        <w:bottom w:val="none" w:sz="0" w:space="0" w:color="auto"/>
                        <w:right w:val="none" w:sz="0" w:space="0" w:color="auto"/>
                      </w:divBdr>
                    </w:div>
                    <w:div w:id="399522996">
                      <w:marLeft w:val="0"/>
                      <w:marRight w:val="0"/>
                      <w:marTop w:val="0"/>
                      <w:marBottom w:val="0"/>
                      <w:divBdr>
                        <w:top w:val="none" w:sz="0" w:space="0" w:color="auto"/>
                        <w:left w:val="none" w:sz="0" w:space="0" w:color="auto"/>
                        <w:bottom w:val="none" w:sz="0" w:space="0" w:color="auto"/>
                        <w:right w:val="none" w:sz="0" w:space="0" w:color="auto"/>
                      </w:divBdr>
                    </w:div>
                    <w:div w:id="1904874050">
                      <w:marLeft w:val="0"/>
                      <w:marRight w:val="0"/>
                      <w:marTop w:val="0"/>
                      <w:marBottom w:val="0"/>
                      <w:divBdr>
                        <w:top w:val="none" w:sz="0" w:space="0" w:color="auto"/>
                        <w:left w:val="none" w:sz="0" w:space="0" w:color="auto"/>
                        <w:bottom w:val="none" w:sz="0" w:space="0" w:color="auto"/>
                        <w:right w:val="none" w:sz="0" w:space="0" w:color="auto"/>
                      </w:divBdr>
                    </w:div>
                    <w:div w:id="1882932450">
                      <w:marLeft w:val="0"/>
                      <w:marRight w:val="0"/>
                      <w:marTop w:val="0"/>
                      <w:marBottom w:val="0"/>
                      <w:divBdr>
                        <w:top w:val="none" w:sz="0" w:space="0" w:color="auto"/>
                        <w:left w:val="none" w:sz="0" w:space="0" w:color="auto"/>
                        <w:bottom w:val="none" w:sz="0" w:space="0" w:color="auto"/>
                        <w:right w:val="none" w:sz="0" w:space="0" w:color="auto"/>
                      </w:divBdr>
                    </w:div>
                    <w:div w:id="1036468608">
                      <w:marLeft w:val="0"/>
                      <w:marRight w:val="0"/>
                      <w:marTop w:val="0"/>
                      <w:marBottom w:val="0"/>
                      <w:divBdr>
                        <w:top w:val="none" w:sz="0" w:space="0" w:color="auto"/>
                        <w:left w:val="none" w:sz="0" w:space="0" w:color="auto"/>
                        <w:bottom w:val="none" w:sz="0" w:space="0" w:color="auto"/>
                        <w:right w:val="none" w:sz="0" w:space="0" w:color="auto"/>
                      </w:divBdr>
                    </w:div>
                    <w:div w:id="1936131524">
                      <w:marLeft w:val="0"/>
                      <w:marRight w:val="0"/>
                      <w:marTop w:val="0"/>
                      <w:marBottom w:val="0"/>
                      <w:divBdr>
                        <w:top w:val="none" w:sz="0" w:space="0" w:color="auto"/>
                        <w:left w:val="none" w:sz="0" w:space="0" w:color="auto"/>
                        <w:bottom w:val="none" w:sz="0" w:space="0" w:color="auto"/>
                        <w:right w:val="none" w:sz="0" w:space="0" w:color="auto"/>
                      </w:divBdr>
                    </w:div>
                    <w:div w:id="1253123433">
                      <w:marLeft w:val="0"/>
                      <w:marRight w:val="0"/>
                      <w:marTop w:val="0"/>
                      <w:marBottom w:val="0"/>
                      <w:divBdr>
                        <w:top w:val="none" w:sz="0" w:space="0" w:color="auto"/>
                        <w:left w:val="none" w:sz="0" w:space="0" w:color="auto"/>
                        <w:bottom w:val="none" w:sz="0" w:space="0" w:color="auto"/>
                        <w:right w:val="none" w:sz="0" w:space="0" w:color="auto"/>
                      </w:divBdr>
                    </w:div>
                    <w:div w:id="969167635">
                      <w:marLeft w:val="0"/>
                      <w:marRight w:val="0"/>
                      <w:marTop w:val="0"/>
                      <w:marBottom w:val="0"/>
                      <w:divBdr>
                        <w:top w:val="none" w:sz="0" w:space="0" w:color="auto"/>
                        <w:left w:val="none" w:sz="0" w:space="0" w:color="auto"/>
                        <w:bottom w:val="none" w:sz="0" w:space="0" w:color="auto"/>
                        <w:right w:val="none" w:sz="0" w:space="0" w:color="auto"/>
                      </w:divBdr>
                    </w:div>
                    <w:div w:id="824124632">
                      <w:marLeft w:val="0"/>
                      <w:marRight w:val="0"/>
                      <w:marTop w:val="0"/>
                      <w:marBottom w:val="0"/>
                      <w:divBdr>
                        <w:top w:val="none" w:sz="0" w:space="0" w:color="auto"/>
                        <w:left w:val="none" w:sz="0" w:space="0" w:color="auto"/>
                        <w:bottom w:val="none" w:sz="0" w:space="0" w:color="auto"/>
                        <w:right w:val="none" w:sz="0" w:space="0" w:color="auto"/>
                      </w:divBdr>
                    </w:div>
                    <w:div w:id="246615850">
                      <w:marLeft w:val="0"/>
                      <w:marRight w:val="0"/>
                      <w:marTop w:val="0"/>
                      <w:marBottom w:val="0"/>
                      <w:divBdr>
                        <w:top w:val="none" w:sz="0" w:space="0" w:color="auto"/>
                        <w:left w:val="none" w:sz="0" w:space="0" w:color="auto"/>
                        <w:bottom w:val="none" w:sz="0" w:space="0" w:color="auto"/>
                        <w:right w:val="none" w:sz="0" w:space="0" w:color="auto"/>
                      </w:divBdr>
                    </w:div>
                    <w:div w:id="1571379874">
                      <w:marLeft w:val="0"/>
                      <w:marRight w:val="0"/>
                      <w:marTop w:val="0"/>
                      <w:marBottom w:val="0"/>
                      <w:divBdr>
                        <w:top w:val="none" w:sz="0" w:space="0" w:color="auto"/>
                        <w:left w:val="none" w:sz="0" w:space="0" w:color="auto"/>
                        <w:bottom w:val="none" w:sz="0" w:space="0" w:color="auto"/>
                        <w:right w:val="none" w:sz="0" w:space="0" w:color="auto"/>
                      </w:divBdr>
                    </w:div>
                    <w:div w:id="508257492">
                      <w:marLeft w:val="0"/>
                      <w:marRight w:val="0"/>
                      <w:marTop w:val="0"/>
                      <w:marBottom w:val="0"/>
                      <w:divBdr>
                        <w:top w:val="none" w:sz="0" w:space="0" w:color="auto"/>
                        <w:left w:val="none" w:sz="0" w:space="0" w:color="auto"/>
                        <w:bottom w:val="none" w:sz="0" w:space="0" w:color="auto"/>
                        <w:right w:val="none" w:sz="0" w:space="0" w:color="auto"/>
                      </w:divBdr>
                    </w:div>
                    <w:div w:id="1183515023">
                      <w:marLeft w:val="0"/>
                      <w:marRight w:val="0"/>
                      <w:marTop w:val="0"/>
                      <w:marBottom w:val="0"/>
                      <w:divBdr>
                        <w:top w:val="none" w:sz="0" w:space="0" w:color="auto"/>
                        <w:left w:val="none" w:sz="0" w:space="0" w:color="auto"/>
                        <w:bottom w:val="none" w:sz="0" w:space="0" w:color="auto"/>
                        <w:right w:val="none" w:sz="0" w:space="0" w:color="auto"/>
                      </w:divBdr>
                    </w:div>
                    <w:div w:id="1411855413">
                      <w:marLeft w:val="0"/>
                      <w:marRight w:val="0"/>
                      <w:marTop w:val="0"/>
                      <w:marBottom w:val="0"/>
                      <w:divBdr>
                        <w:top w:val="none" w:sz="0" w:space="0" w:color="auto"/>
                        <w:left w:val="none" w:sz="0" w:space="0" w:color="auto"/>
                        <w:bottom w:val="none" w:sz="0" w:space="0" w:color="auto"/>
                        <w:right w:val="none" w:sz="0" w:space="0" w:color="auto"/>
                      </w:divBdr>
                    </w:div>
                    <w:div w:id="2007393745">
                      <w:marLeft w:val="0"/>
                      <w:marRight w:val="0"/>
                      <w:marTop w:val="0"/>
                      <w:marBottom w:val="0"/>
                      <w:divBdr>
                        <w:top w:val="none" w:sz="0" w:space="0" w:color="auto"/>
                        <w:left w:val="none" w:sz="0" w:space="0" w:color="auto"/>
                        <w:bottom w:val="none" w:sz="0" w:space="0" w:color="auto"/>
                        <w:right w:val="none" w:sz="0" w:space="0" w:color="auto"/>
                      </w:divBdr>
                    </w:div>
                    <w:div w:id="812677062">
                      <w:marLeft w:val="0"/>
                      <w:marRight w:val="0"/>
                      <w:marTop w:val="0"/>
                      <w:marBottom w:val="0"/>
                      <w:divBdr>
                        <w:top w:val="none" w:sz="0" w:space="0" w:color="auto"/>
                        <w:left w:val="none" w:sz="0" w:space="0" w:color="auto"/>
                        <w:bottom w:val="none" w:sz="0" w:space="0" w:color="auto"/>
                        <w:right w:val="none" w:sz="0" w:space="0" w:color="auto"/>
                      </w:divBdr>
                    </w:div>
                    <w:div w:id="314918025">
                      <w:marLeft w:val="0"/>
                      <w:marRight w:val="0"/>
                      <w:marTop w:val="0"/>
                      <w:marBottom w:val="0"/>
                      <w:divBdr>
                        <w:top w:val="none" w:sz="0" w:space="0" w:color="auto"/>
                        <w:left w:val="none" w:sz="0" w:space="0" w:color="auto"/>
                        <w:bottom w:val="none" w:sz="0" w:space="0" w:color="auto"/>
                        <w:right w:val="none" w:sz="0" w:space="0" w:color="auto"/>
                      </w:divBdr>
                    </w:div>
                    <w:div w:id="1694116066">
                      <w:marLeft w:val="0"/>
                      <w:marRight w:val="0"/>
                      <w:marTop w:val="0"/>
                      <w:marBottom w:val="0"/>
                      <w:divBdr>
                        <w:top w:val="none" w:sz="0" w:space="0" w:color="auto"/>
                        <w:left w:val="none" w:sz="0" w:space="0" w:color="auto"/>
                        <w:bottom w:val="none" w:sz="0" w:space="0" w:color="auto"/>
                        <w:right w:val="none" w:sz="0" w:space="0" w:color="auto"/>
                      </w:divBdr>
                    </w:div>
                    <w:div w:id="2144811064">
                      <w:marLeft w:val="0"/>
                      <w:marRight w:val="0"/>
                      <w:marTop w:val="0"/>
                      <w:marBottom w:val="0"/>
                      <w:divBdr>
                        <w:top w:val="none" w:sz="0" w:space="0" w:color="auto"/>
                        <w:left w:val="none" w:sz="0" w:space="0" w:color="auto"/>
                        <w:bottom w:val="none" w:sz="0" w:space="0" w:color="auto"/>
                        <w:right w:val="none" w:sz="0" w:space="0" w:color="auto"/>
                      </w:divBdr>
                    </w:div>
                    <w:div w:id="1273172538">
                      <w:marLeft w:val="0"/>
                      <w:marRight w:val="0"/>
                      <w:marTop w:val="0"/>
                      <w:marBottom w:val="0"/>
                      <w:divBdr>
                        <w:top w:val="none" w:sz="0" w:space="0" w:color="auto"/>
                        <w:left w:val="none" w:sz="0" w:space="0" w:color="auto"/>
                        <w:bottom w:val="none" w:sz="0" w:space="0" w:color="auto"/>
                        <w:right w:val="none" w:sz="0" w:space="0" w:color="auto"/>
                      </w:divBdr>
                    </w:div>
                    <w:div w:id="1328023809">
                      <w:marLeft w:val="0"/>
                      <w:marRight w:val="0"/>
                      <w:marTop w:val="0"/>
                      <w:marBottom w:val="0"/>
                      <w:divBdr>
                        <w:top w:val="none" w:sz="0" w:space="0" w:color="auto"/>
                        <w:left w:val="none" w:sz="0" w:space="0" w:color="auto"/>
                        <w:bottom w:val="none" w:sz="0" w:space="0" w:color="auto"/>
                        <w:right w:val="none" w:sz="0" w:space="0" w:color="auto"/>
                      </w:divBdr>
                    </w:div>
                    <w:div w:id="7293266">
                      <w:marLeft w:val="0"/>
                      <w:marRight w:val="0"/>
                      <w:marTop w:val="0"/>
                      <w:marBottom w:val="0"/>
                      <w:divBdr>
                        <w:top w:val="none" w:sz="0" w:space="0" w:color="auto"/>
                        <w:left w:val="none" w:sz="0" w:space="0" w:color="auto"/>
                        <w:bottom w:val="none" w:sz="0" w:space="0" w:color="auto"/>
                        <w:right w:val="none" w:sz="0" w:space="0" w:color="auto"/>
                      </w:divBdr>
                    </w:div>
                    <w:div w:id="1662544867">
                      <w:marLeft w:val="0"/>
                      <w:marRight w:val="0"/>
                      <w:marTop w:val="0"/>
                      <w:marBottom w:val="0"/>
                      <w:divBdr>
                        <w:top w:val="none" w:sz="0" w:space="0" w:color="auto"/>
                        <w:left w:val="none" w:sz="0" w:space="0" w:color="auto"/>
                        <w:bottom w:val="none" w:sz="0" w:space="0" w:color="auto"/>
                        <w:right w:val="none" w:sz="0" w:space="0" w:color="auto"/>
                      </w:divBdr>
                    </w:div>
                    <w:div w:id="310912984">
                      <w:marLeft w:val="0"/>
                      <w:marRight w:val="0"/>
                      <w:marTop w:val="0"/>
                      <w:marBottom w:val="0"/>
                      <w:divBdr>
                        <w:top w:val="none" w:sz="0" w:space="0" w:color="auto"/>
                        <w:left w:val="none" w:sz="0" w:space="0" w:color="auto"/>
                        <w:bottom w:val="none" w:sz="0" w:space="0" w:color="auto"/>
                        <w:right w:val="none" w:sz="0" w:space="0" w:color="auto"/>
                      </w:divBdr>
                    </w:div>
                    <w:div w:id="764769091">
                      <w:marLeft w:val="0"/>
                      <w:marRight w:val="0"/>
                      <w:marTop w:val="0"/>
                      <w:marBottom w:val="0"/>
                      <w:divBdr>
                        <w:top w:val="none" w:sz="0" w:space="0" w:color="auto"/>
                        <w:left w:val="none" w:sz="0" w:space="0" w:color="auto"/>
                        <w:bottom w:val="none" w:sz="0" w:space="0" w:color="auto"/>
                        <w:right w:val="none" w:sz="0" w:space="0" w:color="auto"/>
                      </w:divBdr>
                    </w:div>
                    <w:div w:id="1812286385">
                      <w:marLeft w:val="0"/>
                      <w:marRight w:val="0"/>
                      <w:marTop w:val="0"/>
                      <w:marBottom w:val="0"/>
                      <w:divBdr>
                        <w:top w:val="none" w:sz="0" w:space="0" w:color="auto"/>
                        <w:left w:val="none" w:sz="0" w:space="0" w:color="auto"/>
                        <w:bottom w:val="none" w:sz="0" w:space="0" w:color="auto"/>
                        <w:right w:val="none" w:sz="0" w:space="0" w:color="auto"/>
                      </w:divBdr>
                    </w:div>
                    <w:div w:id="1990208463">
                      <w:marLeft w:val="0"/>
                      <w:marRight w:val="0"/>
                      <w:marTop w:val="0"/>
                      <w:marBottom w:val="0"/>
                      <w:divBdr>
                        <w:top w:val="none" w:sz="0" w:space="0" w:color="auto"/>
                        <w:left w:val="none" w:sz="0" w:space="0" w:color="auto"/>
                        <w:bottom w:val="none" w:sz="0" w:space="0" w:color="auto"/>
                        <w:right w:val="none" w:sz="0" w:space="0" w:color="auto"/>
                      </w:divBdr>
                    </w:div>
                    <w:div w:id="700516350">
                      <w:marLeft w:val="0"/>
                      <w:marRight w:val="0"/>
                      <w:marTop w:val="0"/>
                      <w:marBottom w:val="0"/>
                      <w:divBdr>
                        <w:top w:val="none" w:sz="0" w:space="0" w:color="auto"/>
                        <w:left w:val="none" w:sz="0" w:space="0" w:color="auto"/>
                        <w:bottom w:val="none" w:sz="0" w:space="0" w:color="auto"/>
                        <w:right w:val="none" w:sz="0" w:space="0" w:color="auto"/>
                      </w:divBdr>
                    </w:div>
                    <w:div w:id="919827328">
                      <w:marLeft w:val="0"/>
                      <w:marRight w:val="0"/>
                      <w:marTop w:val="0"/>
                      <w:marBottom w:val="0"/>
                      <w:divBdr>
                        <w:top w:val="none" w:sz="0" w:space="0" w:color="auto"/>
                        <w:left w:val="none" w:sz="0" w:space="0" w:color="auto"/>
                        <w:bottom w:val="none" w:sz="0" w:space="0" w:color="auto"/>
                        <w:right w:val="none" w:sz="0" w:space="0" w:color="auto"/>
                      </w:divBdr>
                    </w:div>
                    <w:div w:id="718363154">
                      <w:marLeft w:val="0"/>
                      <w:marRight w:val="0"/>
                      <w:marTop w:val="0"/>
                      <w:marBottom w:val="0"/>
                      <w:divBdr>
                        <w:top w:val="none" w:sz="0" w:space="0" w:color="auto"/>
                        <w:left w:val="none" w:sz="0" w:space="0" w:color="auto"/>
                        <w:bottom w:val="none" w:sz="0" w:space="0" w:color="auto"/>
                        <w:right w:val="none" w:sz="0" w:space="0" w:color="auto"/>
                      </w:divBdr>
                    </w:div>
                    <w:div w:id="45765370">
                      <w:marLeft w:val="0"/>
                      <w:marRight w:val="0"/>
                      <w:marTop w:val="0"/>
                      <w:marBottom w:val="0"/>
                      <w:divBdr>
                        <w:top w:val="none" w:sz="0" w:space="0" w:color="auto"/>
                        <w:left w:val="none" w:sz="0" w:space="0" w:color="auto"/>
                        <w:bottom w:val="none" w:sz="0" w:space="0" w:color="auto"/>
                        <w:right w:val="none" w:sz="0" w:space="0" w:color="auto"/>
                      </w:divBdr>
                    </w:div>
                    <w:div w:id="1797334094">
                      <w:marLeft w:val="0"/>
                      <w:marRight w:val="0"/>
                      <w:marTop w:val="0"/>
                      <w:marBottom w:val="0"/>
                      <w:divBdr>
                        <w:top w:val="none" w:sz="0" w:space="0" w:color="auto"/>
                        <w:left w:val="none" w:sz="0" w:space="0" w:color="auto"/>
                        <w:bottom w:val="none" w:sz="0" w:space="0" w:color="auto"/>
                        <w:right w:val="none" w:sz="0" w:space="0" w:color="auto"/>
                      </w:divBdr>
                    </w:div>
                    <w:div w:id="1155341103">
                      <w:marLeft w:val="0"/>
                      <w:marRight w:val="0"/>
                      <w:marTop w:val="0"/>
                      <w:marBottom w:val="0"/>
                      <w:divBdr>
                        <w:top w:val="none" w:sz="0" w:space="0" w:color="auto"/>
                        <w:left w:val="none" w:sz="0" w:space="0" w:color="auto"/>
                        <w:bottom w:val="none" w:sz="0" w:space="0" w:color="auto"/>
                        <w:right w:val="none" w:sz="0" w:space="0" w:color="auto"/>
                      </w:divBdr>
                    </w:div>
                    <w:div w:id="1680739594">
                      <w:marLeft w:val="0"/>
                      <w:marRight w:val="0"/>
                      <w:marTop w:val="0"/>
                      <w:marBottom w:val="0"/>
                      <w:divBdr>
                        <w:top w:val="none" w:sz="0" w:space="0" w:color="auto"/>
                        <w:left w:val="none" w:sz="0" w:space="0" w:color="auto"/>
                        <w:bottom w:val="none" w:sz="0" w:space="0" w:color="auto"/>
                        <w:right w:val="none" w:sz="0" w:space="0" w:color="auto"/>
                      </w:divBdr>
                    </w:div>
                    <w:div w:id="1181043471">
                      <w:marLeft w:val="0"/>
                      <w:marRight w:val="0"/>
                      <w:marTop w:val="0"/>
                      <w:marBottom w:val="0"/>
                      <w:divBdr>
                        <w:top w:val="none" w:sz="0" w:space="0" w:color="auto"/>
                        <w:left w:val="none" w:sz="0" w:space="0" w:color="auto"/>
                        <w:bottom w:val="none" w:sz="0" w:space="0" w:color="auto"/>
                        <w:right w:val="none" w:sz="0" w:space="0" w:color="auto"/>
                      </w:divBdr>
                    </w:div>
                    <w:div w:id="453525022">
                      <w:marLeft w:val="0"/>
                      <w:marRight w:val="0"/>
                      <w:marTop w:val="0"/>
                      <w:marBottom w:val="0"/>
                      <w:divBdr>
                        <w:top w:val="none" w:sz="0" w:space="0" w:color="auto"/>
                        <w:left w:val="none" w:sz="0" w:space="0" w:color="auto"/>
                        <w:bottom w:val="none" w:sz="0" w:space="0" w:color="auto"/>
                        <w:right w:val="none" w:sz="0" w:space="0" w:color="auto"/>
                      </w:divBdr>
                    </w:div>
                    <w:div w:id="716702769">
                      <w:marLeft w:val="0"/>
                      <w:marRight w:val="0"/>
                      <w:marTop w:val="0"/>
                      <w:marBottom w:val="0"/>
                      <w:divBdr>
                        <w:top w:val="none" w:sz="0" w:space="0" w:color="auto"/>
                        <w:left w:val="none" w:sz="0" w:space="0" w:color="auto"/>
                        <w:bottom w:val="none" w:sz="0" w:space="0" w:color="auto"/>
                        <w:right w:val="none" w:sz="0" w:space="0" w:color="auto"/>
                      </w:divBdr>
                    </w:div>
                    <w:div w:id="1487818906">
                      <w:marLeft w:val="0"/>
                      <w:marRight w:val="0"/>
                      <w:marTop w:val="0"/>
                      <w:marBottom w:val="0"/>
                      <w:divBdr>
                        <w:top w:val="none" w:sz="0" w:space="0" w:color="auto"/>
                        <w:left w:val="none" w:sz="0" w:space="0" w:color="auto"/>
                        <w:bottom w:val="none" w:sz="0" w:space="0" w:color="auto"/>
                        <w:right w:val="none" w:sz="0" w:space="0" w:color="auto"/>
                      </w:divBdr>
                    </w:div>
                    <w:div w:id="972559132">
                      <w:marLeft w:val="0"/>
                      <w:marRight w:val="0"/>
                      <w:marTop w:val="0"/>
                      <w:marBottom w:val="0"/>
                      <w:divBdr>
                        <w:top w:val="none" w:sz="0" w:space="0" w:color="auto"/>
                        <w:left w:val="none" w:sz="0" w:space="0" w:color="auto"/>
                        <w:bottom w:val="none" w:sz="0" w:space="0" w:color="auto"/>
                        <w:right w:val="none" w:sz="0" w:space="0" w:color="auto"/>
                      </w:divBdr>
                    </w:div>
                    <w:div w:id="776828071">
                      <w:marLeft w:val="0"/>
                      <w:marRight w:val="0"/>
                      <w:marTop w:val="0"/>
                      <w:marBottom w:val="0"/>
                      <w:divBdr>
                        <w:top w:val="none" w:sz="0" w:space="0" w:color="auto"/>
                        <w:left w:val="none" w:sz="0" w:space="0" w:color="auto"/>
                        <w:bottom w:val="none" w:sz="0" w:space="0" w:color="auto"/>
                        <w:right w:val="none" w:sz="0" w:space="0" w:color="auto"/>
                      </w:divBdr>
                    </w:div>
                    <w:div w:id="169649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9818">
          <w:marLeft w:val="0"/>
          <w:marRight w:val="0"/>
          <w:marTop w:val="0"/>
          <w:marBottom w:val="0"/>
          <w:divBdr>
            <w:top w:val="none" w:sz="0" w:space="0" w:color="auto"/>
            <w:left w:val="none" w:sz="0" w:space="0" w:color="auto"/>
            <w:bottom w:val="none" w:sz="0" w:space="0" w:color="auto"/>
            <w:right w:val="none" w:sz="0" w:space="0" w:color="auto"/>
          </w:divBdr>
          <w:divsChild>
            <w:div w:id="1489134309">
              <w:marLeft w:val="0"/>
              <w:marRight w:val="0"/>
              <w:marTop w:val="0"/>
              <w:marBottom w:val="0"/>
              <w:divBdr>
                <w:top w:val="none" w:sz="0" w:space="0" w:color="auto"/>
                <w:left w:val="none" w:sz="0" w:space="0" w:color="auto"/>
                <w:bottom w:val="none" w:sz="0" w:space="0" w:color="auto"/>
                <w:right w:val="none" w:sz="0" w:space="0" w:color="auto"/>
              </w:divBdr>
              <w:divsChild>
                <w:div w:id="2096124167">
                  <w:marLeft w:val="0"/>
                  <w:marRight w:val="0"/>
                  <w:marTop w:val="0"/>
                  <w:marBottom w:val="0"/>
                  <w:divBdr>
                    <w:top w:val="none" w:sz="0" w:space="0" w:color="auto"/>
                    <w:left w:val="none" w:sz="0" w:space="0" w:color="auto"/>
                    <w:bottom w:val="none" w:sz="0" w:space="0" w:color="auto"/>
                    <w:right w:val="none" w:sz="0" w:space="0" w:color="auto"/>
                  </w:divBdr>
                  <w:divsChild>
                    <w:div w:id="1401444170">
                      <w:marLeft w:val="0"/>
                      <w:marRight w:val="0"/>
                      <w:marTop w:val="0"/>
                      <w:marBottom w:val="0"/>
                      <w:divBdr>
                        <w:top w:val="none" w:sz="0" w:space="0" w:color="auto"/>
                        <w:left w:val="none" w:sz="0" w:space="0" w:color="auto"/>
                        <w:bottom w:val="none" w:sz="0" w:space="0" w:color="auto"/>
                        <w:right w:val="none" w:sz="0" w:space="0" w:color="auto"/>
                      </w:divBdr>
                    </w:div>
                    <w:div w:id="1120879597">
                      <w:marLeft w:val="0"/>
                      <w:marRight w:val="0"/>
                      <w:marTop w:val="0"/>
                      <w:marBottom w:val="0"/>
                      <w:divBdr>
                        <w:top w:val="none" w:sz="0" w:space="0" w:color="auto"/>
                        <w:left w:val="none" w:sz="0" w:space="0" w:color="auto"/>
                        <w:bottom w:val="none" w:sz="0" w:space="0" w:color="auto"/>
                        <w:right w:val="none" w:sz="0" w:space="0" w:color="auto"/>
                      </w:divBdr>
                    </w:div>
                    <w:div w:id="87428823">
                      <w:marLeft w:val="0"/>
                      <w:marRight w:val="0"/>
                      <w:marTop w:val="0"/>
                      <w:marBottom w:val="0"/>
                      <w:divBdr>
                        <w:top w:val="none" w:sz="0" w:space="0" w:color="auto"/>
                        <w:left w:val="none" w:sz="0" w:space="0" w:color="auto"/>
                        <w:bottom w:val="none" w:sz="0" w:space="0" w:color="auto"/>
                        <w:right w:val="none" w:sz="0" w:space="0" w:color="auto"/>
                      </w:divBdr>
                    </w:div>
                    <w:div w:id="1311982777">
                      <w:marLeft w:val="0"/>
                      <w:marRight w:val="0"/>
                      <w:marTop w:val="0"/>
                      <w:marBottom w:val="0"/>
                      <w:divBdr>
                        <w:top w:val="none" w:sz="0" w:space="0" w:color="auto"/>
                        <w:left w:val="none" w:sz="0" w:space="0" w:color="auto"/>
                        <w:bottom w:val="none" w:sz="0" w:space="0" w:color="auto"/>
                        <w:right w:val="none" w:sz="0" w:space="0" w:color="auto"/>
                      </w:divBdr>
                    </w:div>
                    <w:div w:id="113133461">
                      <w:marLeft w:val="0"/>
                      <w:marRight w:val="0"/>
                      <w:marTop w:val="0"/>
                      <w:marBottom w:val="0"/>
                      <w:divBdr>
                        <w:top w:val="none" w:sz="0" w:space="0" w:color="auto"/>
                        <w:left w:val="none" w:sz="0" w:space="0" w:color="auto"/>
                        <w:bottom w:val="none" w:sz="0" w:space="0" w:color="auto"/>
                        <w:right w:val="none" w:sz="0" w:space="0" w:color="auto"/>
                      </w:divBdr>
                    </w:div>
                    <w:div w:id="1089500408">
                      <w:marLeft w:val="0"/>
                      <w:marRight w:val="0"/>
                      <w:marTop w:val="0"/>
                      <w:marBottom w:val="0"/>
                      <w:divBdr>
                        <w:top w:val="none" w:sz="0" w:space="0" w:color="auto"/>
                        <w:left w:val="none" w:sz="0" w:space="0" w:color="auto"/>
                        <w:bottom w:val="none" w:sz="0" w:space="0" w:color="auto"/>
                        <w:right w:val="none" w:sz="0" w:space="0" w:color="auto"/>
                      </w:divBdr>
                    </w:div>
                    <w:div w:id="1734036081">
                      <w:marLeft w:val="0"/>
                      <w:marRight w:val="0"/>
                      <w:marTop w:val="0"/>
                      <w:marBottom w:val="0"/>
                      <w:divBdr>
                        <w:top w:val="none" w:sz="0" w:space="0" w:color="auto"/>
                        <w:left w:val="none" w:sz="0" w:space="0" w:color="auto"/>
                        <w:bottom w:val="none" w:sz="0" w:space="0" w:color="auto"/>
                        <w:right w:val="none" w:sz="0" w:space="0" w:color="auto"/>
                      </w:divBdr>
                    </w:div>
                    <w:div w:id="1971015356">
                      <w:marLeft w:val="0"/>
                      <w:marRight w:val="0"/>
                      <w:marTop w:val="0"/>
                      <w:marBottom w:val="0"/>
                      <w:divBdr>
                        <w:top w:val="none" w:sz="0" w:space="0" w:color="auto"/>
                        <w:left w:val="none" w:sz="0" w:space="0" w:color="auto"/>
                        <w:bottom w:val="none" w:sz="0" w:space="0" w:color="auto"/>
                        <w:right w:val="none" w:sz="0" w:space="0" w:color="auto"/>
                      </w:divBdr>
                    </w:div>
                    <w:div w:id="855116915">
                      <w:marLeft w:val="0"/>
                      <w:marRight w:val="0"/>
                      <w:marTop w:val="0"/>
                      <w:marBottom w:val="0"/>
                      <w:divBdr>
                        <w:top w:val="none" w:sz="0" w:space="0" w:color="auto"/>
                        <w:left w:val="none" w:sz="0" w:space="0" w:color="auto"/>
                        <w:bottom w:val="none" w:sz="0" w:space="0" w:color="auto"/>
                        <w:right w:val="none" w:sz="0" w:space="0" w:color="auto"/>
                      </w:divBdr>
                    </w:div>
                    <w:div w:id="634145421">
                      <w:marLeft w:val="0"/>
                      <w:marRight w:val="0"/>
                      <w:marTop w:val="0"/>
                      <w:marBottom w:val="0"/>
                      <w:divBdr>
                        <w:top w:val="none" w:sz="0" w:space="0" w:color="auto"/>
                        <w:left w:val="none" w:sz="0" w:space="0" w:color="auto"/>
                        <w:bottom w:val="none" w:sz="0" w:space="0" w:color="auto"/>
                        <w:right w:val="none" w:sz="0" w:space="0" w:color="auto"/>
                      </w:divBdr>
                    </w:div>
                    <w:div w:id="531111146">
                      <w:marLeft w:val="0"/>
                      <w:marRight w:val="0"/>
                      <w:marTop w:val="0"/>
                      <w:marBottom w:val="0"/>
                      <w:divBdr>
                        <w:top w:val="none" w:sz="0" w:space="0" w:color="auto"/>
                        <w:left w:val="none" w:sz="0" w:space="0" w:color="auto"/>
                        <w:bottom w:val="none" w:sz="0" w:space="0" w:color="auto"/>
                        <w:right w:val="none" w:sz="0" w:space="0" w:color="auto"/>
                      </w:divBdr>
                    </w:div>
                    <w:div w:id="1514803888">
                      <w:marLeft w:val="0"/>
                      <w:marRight w:val="0"/>
                      <w:marTop w:val="0"/>
                      <w:marBottom w:val="0"/>
                      <w:divBdr>
                        <w:top w:val="none" w:sz="0" w:space="0" w:color="auto"/>
                        <w:left w:val="none" w:sz="0" w:space="0" w:color="auto"/>
                        <w:bottom w:val="none" w:sz="0" w:space="0" w:color="auto"/>
                        <w:right w:val="none" w:sz="0" w:space="0" w:color="auto"/>
                      </w:divBdr>
                    </w:div>
                    <w:div w:id="61803664">
                      <w:marLeft w:val="0"/>
                      <w:marRight w:val="0"/>
                      <w:marTop w:val="0"/>
                      <w:marBottom w:val="0"/>
                      <w:divBdr>
                        <w:top w:val="none" w:sz="0" w:space="0" w:color="auto"/>
                        <w:left w:val="none" w:sz="0" w:space="0" w:color="auto"/>
                        <w:bottom w:val="none" w:sz="0" w:space="0" w:color="auto"/>
                        <w:right w:val="none" w:sz="0" w:space="0" w:color="auto"/>
                      </w:divBdr>
                    </w:div>
                    <w:div w:id="1928420329">
                      <w:marLeft w:val="0"/>
                      <w:marRight w:val="0"/>
                      <w:marTop w:val="0"/>
                      <w:marBottom w:val="0"/>
                      <w:divBdr>
                        <w:top w:val="none" w:sz="0" w:space="0" w:color="auto"/>
                        <w:left w:val="none" w:sz="0" w:space="0" w:color="auto"/>
                        <w:bottom w:val="none" w:sz="0" w:space="0" w:color="auto"/>
                        <w:right w:val="none" w:sz="0" w:space="0" w:color="auto"/>
                      </w:divBdr>
                    </w:div>
                    <w:div w:id="641425905">
                      <w:marLeft w:val="0"/>
                      <w:marRight w:val="0"/>
                      <w:marTop w:val="0"/>
                      <w:marBottom w:val="0"/>
                      <w:divBdr>
                        <w:top w:val="none" w:sz="0" w:space="0" w:color="auto"/>
                        <w:left w:val="none" w:sz="0" w:space="0" w:color="auto"/>
                        <w:bottom w:val="none" w:sz="0" w:space="0" w:color="auto"/>
                        <w:right w:val="none" w:sz="0" w:space="0" w:color="auto"/>
                      </w:divBdr>
                    </w:div>
                    <w:div w:id="2046716118">
                      <w:marLeft w:val="0"/>
                      <w:marRight w:val="0"/>
                      <w:marTop w:val="0"/>
                      <w:marBottom w:val="0"/>
                      <w:divBdr>
                        <w:top w:val="none" w:sz="0" w:space="0" w:color="auto"/>
                        <w:left w:val="none" w:sz="0" w:space="0" w:color="auto"/>
                        <w:bottom w:val="none" w:sz="0" w:space="0" w:color="auto"/>
                        <w:right w:val="none" w:sz="0" w:space="0" w:color="auto"/>
                      </w:divBdr>
                    </w:div>
                    <w:div w:id="2012022789">
                      <w:marLeft w:val="0"/>
                      <w:marRight w:val="0"/>
                      <w:marTop w:val="0"/>
                      <w:marBottom w:val="0"/>
                      <w:divBdr>
                        <w:top w:val="none" w:sz="0" w:space="0" w:color="auto"/>
                        <w:left w:val="none" w:sz="0" w:space="0" w:color="auto"/>
                        <w:bottom w:val="none" w:sz="0" w:space="0" w:color="auto"/>
                        <w:right w:val="none" w:sz="0" w:space="0" w:color="auto"/>
                      </w:divBdr>
                    </w:div>
                    <w:div w:id="993679029">
                      <w:marLeft w:val="0"/>
                      <w:marRight w:val="0"/>
                      <w:marTop w:val="0"/>
                      <w:marBottom w:val="0"/>
                      <w:divBdr>
                        <w:top w:val="none" w:sz="0" w:space="0" w:color="auto"/>
                        <w:left w:val="none" w:sz="0" w:space="0" w:color="auto"/>
                        <w:bottom w:val="none" w:sz="0" w:space="0" w:color="auto"/>
                        <w:right w:val="none" w:sz="0" w:space="0" w:color="auto"/>
                      </w:divBdr>
                    </w:div>
                    <w:div w:id="148639631">
                      <w:marLeft w:val="0"/>
                      <w:marRight w:val="0"/>
                      <w:marTop w:val="0"/>
                      <w:marBottom w:val="0"/>
                      <w:divBdr>
                        <w:top w:val="none" w:sz="0" w:space="0" w:color="auto"/>
                        <w:left w:val="none" w:sz="0" w:space="0" w:color="auto"/>
                        <w:bottom w:val="none" w:sz="0" w:space="0" w:color="auto"/>
                        <w:right w:val="none" w:sz="0" w:space="0" w:color="auto"/>
                      </w:divBdr>
                    </w:div>
                    <w:div w:id="1820270596">
                      <w:marLeft w:val="0"/>
                      <w:marRight w:val="0"/>
                      <w:marTop w:val="0"/>
                      <w:marBottom w:val="0"/>
                      <w:divBdr>
                        <w:top w:val="none" w:sz="0" w:space="0" w:color="auto"/>
                        <w:left w:val="none" w:sz="0" w:space="0" w:color="auto"/>
                        <w:bottom w:val="none" w:sz="0" w:space="0" w:color="auto"/>
                        <w:right w:val="none" w:sz="0" w:space="0" w:color="auto"/>
                      </w:divBdr>
                    </w:div>
                    <w:div w:id="1206404271">
                      <w:marLeft w:val="0"/>
                      <w:marRight w:val="0"/>
                      <w:marTop w:val="0"/>
                      <w:marBottom w:val="0"/>
                      <w:divBdr>
                        <w:top w:val="none" w:sz="0" w:space="0" w:color="auto"/>
                        <w:left w:val="none" w:sz="0" w:space="0" w:color="auto"/>
                        <w:bottom w:val="none" w:sz="0" w:space="0" w:color="auto"/>
                        <w:right w:val="none" w:sz="0" w:space="0" w:color="auto"/>
                      </w:divBdr>
                    </w:div>
                    <w:div w:id="2139100706">
                      <w:marLeft w:val="0"/>
                      <w:marRight w:val="0"/>
                      <w:marTop w:val="0"/>
                      <w:marBottom w:val="0"/>
                      <w:divBdr>
                        <w:top w:val="none" w:sz="0" w:space="0" w:color="auto"/>
                        <w:left w:val="none" w:sz="0" w:space="0" w:color="auto"/>
                        <w:bottom w:val="none" w:sz="0" w:space="0" w:color="auto"/>
                        <w:right w:val="none" w:sz="0" w:space="0" w:color="auto"/>
                      </w:divBdr>
                    </w:div>
                    <w:div w:id="453717434">
                      <w:marLeft w:val="0"/>
                      <w:marRight w:val="0"/>
                      <w:marTop w:val="0"/>
                      <w:marBottom w:val="0"/>
                      <w:divBdr>
                        <w:top w:val="none" w:sz="0" w:space="0" w:color="auto"/>
                        <w:left w:val="none" w:sz="0" w:space="0" w:color="auto"/>
                        <w:bottom w:val="none" w:sz="0" w:space="0" w:color="auto"/>
                        <w:right w:val="none" w:sz="0" w:space="0" w:color="auto"/>
                      </w:divBdr>
                    </w:div>
                    <w:div w:id="1000542795">
                      <w:marLeft w:val="0"/>
                      <w:marRight w:val="0"/>
                      <w:marTop w:val="0"/>
                      <w:marBottom w:val="0"/>
                      <w:divBdr>
                        <w:top w:val="none" w:sz="0" w:space="0" w:color="auto"/>
                        <w:left w:val="none" w:sz="0" w:space="0" w:color="auto"/>
                        <w:bottom w:val="none" w:sz="0" w:space="0" w:color="auto"/>
                        <w:right w:val="none" w:sz="0" w:space="0" w:color="auto"/>
                      </w:divBdr>
                    </w:div>
                    <w:div w:id="1171749740">
                      <w:marLeft w:val="0"/>
                      <w:marRight w:val="0"/>
                      <w:marTop w:val="0"/>
                      <w:marBottom w:val="0"/>
                      <w:divBdr>
                        <w:top w:val="none" w:sz="0" w:space="0" w:color="auto"/>
                        <w:left w:val="none" w:sz="0" w:space="0" w:color="auto"/>
                        <w:bottom w:val="none" w:sz="0" w:space="0" w:color="auto"/>
                        <w:right w:val="none" w:sz="0" w:space="0" w:color="auto"/>
                      </w:divBdr>
                    </w:div>
                    <w:div w:id="171799131">
                      <w:marLeft w:val="0"/>
                      <w:marRight w:val="0"/>
                      <w:marTop w:val="0"/>
                      <w:marBottom w:val="0"/>
                      <w:divBdr>
                        <w:top w:val="none" w:sz="0" w:space="0" w:color="auto"/>
                        <w:left w:val="none" w:sz="0" w:space="0" w:color="auto"/>
                        <w:bottom w:val="none" w:sz="0" w:space="0" w:color="auto"/>
                        <w:right w:val="none" w:sz="0" w:space="0" w:color="auto"/>
                      </w:divBdr>
                    </w:div>
                    <w:div w:id="1169756384">
                      <w:marLeft w:val="0"/>
                      <w:marRight w:val="0"/>
                      <w:marTop w:val="0"/>
                      <w:marBottom w:val="0"/>
                      <w:divBdr>
                        <w:top w:val="none" w:sz="0" w:space="0" w:color="auto"/>
                        <w:left w:val="none" w:sz="0" w:space="0" w:color="auto"/>
                        <w:bottom w:val="none" w:sz="0" w:space="0" w:color="auto"/>
                        <w:right w:val="none" w:sz="0" w:space="0" w:color="auto"/>
                      </w:divBdr>
                    </w:div>
                    <w:div w:id="1929774217">
                      <w:marLeft w:val="0"/>
                      <w:marRight w:val="0"/>
                      <w:marTop w:val="0"/>
                      <w:marBottom w:val="0"/>
                      <w:divBdr>
                        <w:top w:val="none" w:sz="0" w:space="0" w:color="auto"/>
                        <w:left w:val="none" w:sz="0" w:space="0" w:color="auto"/>
                        <w:bottom w:val="none" w:sz="0" w:space="0" w:color="auto"/>
                        <w:right w:val="none" w:sz="0" w:space="0" w:color="auto"/>
                      </w:divBdr>
                    </w:div>
                    <w:div w:id="379937909">
                      <w:marLeft w:val="0"/>
                      <w:marRight w:val="0"/>
                      <w:marTop w:val="0"/>
                      <w:marBottom w:val="0"/>
                      <w:divBdr>
                        <w:top w:val="none" w:sz="0" w:space="0" w:color="auto"/>
                        <w:left w:val="none" w:sz="0" w:space="0" w:color="auto"/>
                        <w:bottom w:val="none" w:sz="0" w:space="0" w:color="auto"/>
                        <w:right w:val="none" w:sz="0" w:space="0" w:color="auto"/>
                      </w:divBdr>
                    </w:div>
                    <w:div w:id="338965619">
                      <w:marLeft w:val="0"/>
                      <w:marRight w:val="0"/>
                      <w:marTop w:val="0"/>
                      <w:marBottom w:val="0"/>
                      <w:divBdr>
                        <w:top w:val="none" w:sz="0" w:space="0" w:color="auto"/>
                        <w:left w:val="none" w:sz="0" w:space="0" w:color="auto"/>
                        <w:bottom w:val="none" w:sz="0" w:space="0" w:color="auto"/>
                        <w:right w:val="none" w:sz="0" w:space="0" w:color="auto"/>
                      </w:divBdr>
                    </w:div>
                    <w:div w:id="787743256">
                      <w:marLeft w:val="0"/>
                      <w:marRight w:val="0"/>
                      <w:marTop w:val="0"/>
                      <w:marBottom w:val="0"/>
                      <w:divBdr>
                        <w:top w:val="none" w:sz="0" w:space="0" w:color="auto"/>
                        <w:left w:val="none" w:sz="0" w:space="0" w:color="auto"/>
                        <w:bottom w:val="none" w:sz="0" w:space="0" w:color="auto"/>
                        <w:right w:val="none" w:sz="0" w:space="0" w:color="auto"/>
                      </w:divBdr>
                    </w:div>
                    <w:div w:id="1797093384">
                      <w:marLeft w:val="0"/>
                      <w:marRight w:val="0"/>
                      <w:marTop w:val="0"/>
                      <w:marBottom w:val="0"/>
                      <w:divBdr>
                        <w:top w:val="none" w:sz="0" w:space="0" w:color="auto"/>
                        <w:left w:val="none" w:sz="0" w:space="0" w:color="auto"/>
                        <w:bottom w:val="none" w:sz="0" w:space="0" w:color="auto"/>
                        <w:right w:val="none" w:sz="0" w:space="0" w:color="auto"/>
                      </w:divBdr>
                    </w:div>
                    <w:div w:id="1778060649">
                      <w:marLeft w:val="0"/>
                      <w:marRight w:val="0"/>
                      <w:marTop w:val="0"/>
                      <w:marBottom w:val="0"/>
                      <w:divBdr>
                        <w:top w:val="none" w:sz="0" w:space="0" w:color="auto"/>
                        <w:left w:val="none" w:sz="0" w:space="0" w:color="auto"/>
                        <w:bottom w:val="none" w:sz="0" w:space="0" w:color="auto"/>
                        <w:right w:val="none" w:sz="0" w:space="0" w:color="auto"/>
                      </w:divBdr>
                    </w:div>
                    <w:div w:id="2046247010">
                      <w:marLeft w:val="0"/>
                      <w:marRight w:val="0"/>
                      <w:marTop w:val="0"/>
                      <w:marBottom w:val="0"/>
                      <w:divBdr>
                        <w:top w:val="none" w:sz="0" w:space="0" w:color="auto"/>
                        <w:left w:val="none" w:sz="0" w:space="0" w:color="auto"/>
                        <w:bottom w:val="none" w:sz="0" w:space="0" w:color="auto"/>
                        <w:right w:val="none" w:sz="0" w:space="0" w:color="auto"/>
                      </w:divBdr>
                    </w:div>
                    <w:div w:id="256258428">
                      <w:marLeft w:val="0"/>
                      <w:marRight w:val="0"/>
                      <w:marTop w:val="0"/>
                      <w:marBottom w:val="0"/>
                      <w:divBdr>
                        <w:top w:val="none" w:sz="0" w:space="0" w:color="auto"/>
                        <w:left w:val="none" w:sz="0" w:space="0" w:color="auto"/>
                        <w:bottom w:val="none" w:sz="0" w:space="0" w:color="auto"/>
                        <w:right w:val="none" w:sz="0" w:space="0" w:color="auto"/>
                      </w:divBdr>
                    </w:div>
                    <w:div w:id="1809546668">
                      <w:marLeft w:val="0"/>
                      <w:marRight w:val="0"/>
                      <w:marTop w:val="0"/>
                      <w:marBottom w:val="0"/>
                      <w:divBdr>
                        <w:top w:val="none" w:sz="0" w:space="0" w:color="auto"/>
                        <w:left w:val="none" w:sz="0" w:space="0" w:color="auto"/>
                        <w:bottom w:val="none" w:sz="0" w:space="0" w:color="auto"/>
                        <w:right w:val="none" w:sz="0" w:space="0" w:color="auto"/>
                      </w:divBdr>
                    </w:div>
                    <w:div w:id="1349480093">
                      <w:marLeft w:val="0"/>
                      <w:marRight w:val="0"/>
                      <w:marTop w:val="0"/>
                      <w:marBottom w:val="0"/>
                      <w:divBdr>
                        <w:top w:val="none" w:sz="0" w:space="0" w:color="auto"/>
                        <w:left w:val="none" w:sz="0" w:space="0" w:color="auto"/>
                        <w:bottom w:val="none" w:sz="0" w:space="0" w:color="auto"/>
                        <w:right w:val="none" w:sz="0" w:space="0" w:color="auto"/>
                      </w:divBdr>
                    </w:div>
                    <w:div w:id="317078858">
                      <w:marLeft w:val="0"/>
                      <w:marRight w:val="0"/>
                      <w:marTop w:val="0"/>
                      <w:marBottom w:val="0"/>
                      <w:divBdr>
                        <w:top w:val="none" w:sz="0" w:space="0" w:color="auto"/>
                        <w:left w:val="none" w:sz="0" w:space="0" w:color="auto"/>
                        <w:bottom w:val="none" w:sz="0" w:space="0" w:color="auto"/>
                        <w:right w:val="none" w:sz="0" w:space="0" w:color="auto"/>
                      </w:divBdr>
                    </w:div>
                    <w:div w:id="1776366277">
                      <w:marLeft w:val="0"/>
                      <w:marRight w:val="0"/>
                      <w:marTop w:val="0"/>
                      <w:marBottom w:val="0"/>
                      <w:divBdr>
                        <w:top w:val="none" w:sz="0" w:space="0" w:color="auto"/>
                        <w:left w:val="none" w:sz="0" w:space="0" w:color="auto"/>
                        <w:bottom w:val="none" w:sz="0" w:space="0" w:color="auto"/>
                        <w:right w:val="none" w:sz="0" w:space="0" w:color="auto"/>
                      </w:divBdr>
                    </w:div>
                    <w:div w:id="1204363116">
                      <w:marLeft w:val="0"/>
                      <w:marRight w:val="0"/>
                      <w:marTop w:val="0"/>
                      <w:marBottom w:val="0"/>
                      <w:divBdr>
                        <w:top w:val="none" w:sz="0" w:space="0" w:color="auto"/>
                        <w:left w:val="none" w:sz="0" w:space="0" w:color="auto"/>
                        <w:bottom w:val="none" w:sz="0" w:space="0" w:color="auto"/>
                        <w:right w:val="none" w:sz="0" w:space="0" w:color="auto"/>
                      </w:divBdr>
                    </w:div>
                    <w:div w:id="318727903">
                      <w:marLeft w:val="0"/>
                      <w:marRight w:val="0"/>
                      <w:marTop w:val="0"/>
                      <w:marBottom w:val="0"/>
                      <w:divBdr>
                        <w:top w:val="none" w:sz="0" w:space="0" w:color="auto"/>
                        <w:left w:val="none" w:sz="0" w:space="0" w:color="auto"/>
                        <w:bottom w:val="none" w:sz="0" w:space="0" w:color="auto"/>
                        <w:right w:val="none" w:sz="0" w:space="0" w:color="auto"/>
                      </w:divBdr>
                    </w:div>
                    <w:div w:id="226885886">
                      <w:marLeft w:val="0"/>
                      <w:marRight w:val="0"/>
                      <w:marTop w:val="0"/>
                      <w:marBottom w:val="0"/>
                      <w:divBdr>
                        <w:top w:val="none" w:sz="0" w:space="0" w:color="auto"/>
                        <w:left w:val="none" w:sz="0" w:space="0" w:color="auto"/>
                        <w:bottom w:val="none" w:sz="0" w:space="0" w:color="auto"/>
                        <w:right w:val="none" w:sz="0" w:space="0" w:color="auto"/>
                      </w:divBdr>
                    </w:div>
                    <w:div w:id="541793491">
                      <w:marLeft w:val="0"/>
                      <w:marRight w:val="0"/>
                      <w:marTop w:val="0"/>
                      <w:marBottom w:val="0"/>
                      <w:divBdr>
                        <w:top w:val="none" w:sz="0" w:space="0" w:color="auto"/>
                        <w:left w:val="none" w:sz="0" w:space="0" w:color="auto"/>
                        <w:bottom w:val="none" w:sz="0" w:space="0" w:color="auto"/>
                        <w:right w:val="none" w:sz="0" w:space="0" w:color="auto"/>
                      </w:divBdr>
                    </w:div>
                    <w:div w:id="1580940640">
                      <w:marLeft w:val="0"/>
                      <w:marRight w:val="0"/>
                      <w:marTop w:val="0"/>
                      <w:marBottom w:val="0"/>
                      <w:divBdr>
                        <w:top w:val="none" w:sz="0" w:space="0" w:color="auto"/>
                        <w:left w:val="none" w:sz="0" w:space="0" w:color="auto"/>
                        <w:bottom w:val="none" w:sz="0" w:space="0" w:color="auto"/>
                        <w:right w:val="none" w:sz="0" w:space="0" w:color="auto"/>
                      </w:divBdr>
                    </w:div>
                    <w:div w:id="955257627">
                      <w:marLeft w:val="0"/>
                      <w:marRight w:val="0"/>
                      <w:marTop w:val="0"/>
                      <w:marBottom w:val="0"/>
                      <w:divBdr>
                        <w:top w:val="none" w:sz="0" w:space="0" w:color="auto"/>
                        <w:left w:val="none" w:sz="0" w:space="0" w:color="auto"/>
                        <w:bottom w:val="none" w:sz="0" w:space="0" w:color="auto"/>
                        <w:right w:val="none" w:sz="0" w:space="0" w:color="auto"/>
                      </w:divBdr>
                    </w:div>
                    <w:div w:id="2112775876">
                      <w:marLeft w:val="0"/>
                      <w:marRight w:val="0"/>
                      <w:marTop w:val="0"/>
                      <w:marBottom w:val="0"/>
                      <w:divBdr>
                        <w:top w:val="none" w:sz="0" w:space="0" w:color="auto"/>
                        <w:left w:val="none" w:sz="0" w:space="0" w:color="auto"/>
                        <w:bottom w:val="none" w:sz="0" w:space="0" w:color="auto"/>
                        <w:right w:val="none" w:sz="0" w:space="0" w:color="auto"/>
                      </w:divBdr>
                    </w:div>
                    <w:div w:id="20010124">
                      <w:marLeft w:val="0"/>
                      <w:marRight w:val="0"/>
                      <w:marTop w:val="0"/>
                      <w:marBottom w:val="0"/>
                      <w:divBdr>
                        <w:top w:val="none" w:sz="0" w:space="0" w:color="auto"/>
                        <w:left w:val="none" w:sz="0" w:space="0" w:color="auto"/>
                        <w:bottom w:val="none" w:sz="0" w:space="0" w:color="auto"/>
                        <w:right w:val="none" w:sz="0" w:space="0" w:color="auto"/>
                      </w:divBdr>
                    </w:div>
                    <w:div w:id="274561129">
                      <w:marLeft w:val="0"/>
                      <w:marRight w:val="0"/>
                      <w:marTop w:val="0"/>
                      <w:marBottom w:val="0"/>
                      <w:divBdr>
                        <w:top w:val="none" w:sz="0" w:space="0" w:color="auto"/>
                        <w:left w:val="none" w:sz="0" w:space="0" w:color="auto"/>
                        <w:bottom w:val="none" w:sz="0" w:space="0" w:color="auto"/>
                        <w:right w:val="none" w:sz="0" w:space="0" w:color="auto"/>
                      </w:divBdr>
                    </w:div>
                    <w:div w:id="1968201522">
                      <w:marLeft w:val="0"/>
                      <w:marRight w:val="0"/>
                      <w:marTop w:val="0"/>
                      <w:marBottom w:val="0"/>
                      <w:divBdr>
                        <w:top w:val="none" w:sz="0" w:space="0" w:color="auto"/>
                        <w:left w:val="none" w:sz="0" w:space="0" w:color="auto"/>
                        <w:bottom w:val="none" w:sz="0" w:space="0" w:color="auto"/>
                        <w:right w:val="none" w:sz="0" w:space="0" w:color="auto"/>
                      </w:divBdr>
                    </w:div>
                    <w:div w:id="587079983">
                      <w:marLeft w:val="0"/>
                      <w:marRight w:val="0"/>
                      <w:marTop w:val="0"/>
                      <w:marBottom w:val="0"/>
                      <w:divBdr>
                        <w:top w:val="none" w:sz="0" w:space="0" w:color="auto"/>
                        <w:left w:val="none" w:sz="0" w:space="0" w:color="auto"/>
                        <w:bottom w:val="none" w:sz="0" w:space="0" w:color="auto"/>
                        <w:right w:val="none" w:sz="0" w:space="0" w:color="auto"/>
                      </w:divBdr>
                    </w:div>
                    <w:div w:id="433287066">
                      <w:marLeft w:val="0"/>
                      <w:marRight w:val="0"/>
                      <w:marTop w:val="0"/>
                      <w:marBottom w:val="0"/>
                      <w:divBdr>
                        <w:top w:val="none" w:sz="0" w:space="0" w:color="auto"/>
                        <w:left w:val="none" w:sz="0" w:space="0" w:color="auto"/>
                        <w:bottom w:val="none" w:sz="0" w:space="0" w:color="auto"/>
                        <w:right w:val="none" w:sz="0" w:space="0" w:color="auto"/>
                      </w:divBdr>
                    </w:div>
                    <w:div w:id="340818943">
                      <w:marLeft w:val="0"/>
                      <w:marRight w:val="0"/>
                      <w:marTop w:val="0"/>
                      <w:marBottom w:val="0"/>
                      <w:divBdr>
                        <w:top w:val="none" w:sz="0" w:space="0" w:color="auto"/>
                        <w:left w:val="none" w:sz="0" w:space="0" w:color="auto"/>
                        <w:bottom w:val="none" w:sz="0" w:space="0" w:color="auto"/>
                        <w:right w:val="none" w:sz="0" w:space="0" w:color="auto"/>
                      </w:divBdr>
                    </w:div>
                    <w:div w:id="324742337">
                      <w:marLeft w:val="0"/>
                      <w:marRight w:val="0"/>
                      <w:marTop w:val="0"/>
                      <w:marBottom w:val="0"/>
                      <w:divBdr>
                        <w:top w:val="none" w:sz="0" w:space="0" w:color="auto"/>
                        <w:left w:val="none" w:sz="0" w:space="0" w:color="auto"/>
                        <w:bottom w:val="none" w:sz="0" w:space="0" w:color="auto"/>
                        <w:right w:val="none" w:sz="0" w:space="0" w:color="auto"/>
                      </w:divBdr>
                    </w:div>
                    <w:div w:id="1790512507">
                      <w:marLeft w:val="0"/>
                      <w:marRight w:val="0"/>
                      <w:marTop w:val="0"/>
                      <w:marBottom w:val="0"/>
                      <w:divBdr>
                        <w:top w:val="none" w:sz="0" w:space="0" w:color="auto"/>
                        <w:left w:val="none" w:sz="0" w:space="0" w:color="auto"/>
                        <w:bottom w:val="none" w:sz="0" w:space="0" w:color="auto"/>
                        <w:right w:val="none" w:sz="0" w:space="0" w:color="auto"/>
                      </w:divBdr>
                    </w:div>
                    <w:div w:id="994797070">
                      <w:marLeft w:val="0"/>
                      <w:marRight w:val="0"/>
                      <w:marTop w:val="0"/>
                      <w:marBottom w:val="0"/>
                      <w:divBdr>
                        <w:top w:val="none" w:sz="0" w:space="0" w:color="auto"/>
                        <w:left w:val="none" w:sz="0" w:space="0" w:color="auto"/>
                        <w:bottom w:val="none" w:sz="0" w:space="0" w:color="auto"/>
                        <w:right w:val="none" w:sz="0" w:space="0" w:color="auto"/>
                      </w:divBdr>
                    </w:div>
                    <w:div w:id="1190100167">
                      <w:marLeft w:val="0"/>
                      <w:marRight w:val="0"/>
                      <w:marTop w:val="0"/>
                      <w:marBottom w:val="0"/>
                      <w:divBdr>
                        <w:top w:val="none" w:sz="0" w:space="0" w:color="auto"/>
                        <w:left w:val="none" w:sz="0" w:space="0" w:color="auto"/>
                        <w:bottom w:val="none" w:sz="0" w:space="0" w:color="auto"/>
                        <w:right w:val="none" w:sz="0" w:space="0" w:color="auto"/>
                      </w:divBdr>
                    </w:div>
                    <w:div w:id="2129274270">
                      <w:marLeft w:val="0"/>
                      <w:marRight w:val="0"/>
                      <w:marTop w:val="0"/>
                      <w:marBottom w:val="0"/>
                      <w:divBdr>
                        <w:top w:val="none" w:sz="0" w:space="0" w:color="auto"/>
                        <w:left w:val="none" w:sz="0" w:space="0" w:color="auto"/>
                        <w:bottom w:val="none" w:sz="0" w:space="0" w:color="auto"/>
                        <w:right w:val="none" w:sz="0" w:space="0" w:color="auto"/>
                      </w:divBdr>
                    </w:div>
                    <w:div w:id="576982452">
                      <w:marLeft w:val="0"/>
                      <w:marRight w:val="0"/>
                      <w:marTop w:val="0"/>
                      <w:marBottom w:val="0"/>
                      <w:divBdr>
                        <w:top w:val="none" w:sz="0" w:space="0" w:color="auto"/>
                        <w:left w:val="none" w:sz="0" w:space="0" w:color="auto"/>
                        <w:bottom w:val="none" w:sz="0" w:space="0" w:color="auto"/>
                        <w:right w:val="none" w:sz="0" w:space="0" w:color="auto"/>
                      </w:divBdr>
                    </w:div>
                    <w:div w:id="1227689440">
                      <w:marLeft w:val="0"/>
                      <w:marRight w:val="0"/>
                      <w:marTop w:val="0"/>
                      <w:marBottom w:val="0"/>
                      <w:divBdr>
                        <w:top w:val="none" w:sz="0" w:space="0" w:color="auto"/>
                        <w:left w:val="none" w:sz="0" w:space="0" w:color="auto"/>
                        <w:bottom w:val="none" w:sz="0" w:space="0" w:color="auto"/>
                        <w:right w:val="none" w:sz="0" w:space="0" w:color="auto"/>
                      </w:divBdr>
                    </w:div>
                    <w:div w:id="1710449924">
                      <w:marLeft w:val="0"/>
                      <w:marRight w:val="0"/>
                      <w:marTop w:val="0"/>
                      <w:marBottom w:val="0"/>
                      <w:divBdr>
                        <w:top w:val="none" w:sz="0" w:space="0" w:color="auto"/>
                        <w:left w:val="none" w:sz="0" w:space="0" w:color="auto"/>
                        <w:bottom w:val="none" w:sz="0" w:space="0" w:color="auto"/>
                        <w:right w:val="none" w:sz="0" w:space="0" w:color="auto"/>
                      </w:divBdr>
                    </w:div>
                    <w:div w:id="24599553">
                      <w:marLeft w:val="0"/>
                      <w:marRight w:val="0"/>
                      <w:marTop w:val="0"/>
                      <w:marBottom w:val="0"/>
                      <w:divBdr>
                        <w:top w:val="none" w:sz="0" w:space="0" w:color="auto"/>
                        <w:left w:val="none" w:sz="0" w:space="0" w:color="auto"/>
                        <w:bottom w:val="none" w:sz="0" w:space="0" w:color="auto"/>
                        <w:right w:val="none" w:sz="0" w:space="0" w:color="auto"/>
                      </w:divBdr>
                    </w:div>
                    <w:div w:id="1100375183">
                      <w:marLeft w:val="0"/>
                      <w:marRight w:val="0"/>
                      <w:marTop w:val="0"/>
                      <w:marBottom w:val="0"/>
                      <w:divBdr>
                        <w:top w:val="none" w:sz="0" w:space="0" w:color="auto"/>
                        <w:left w:val="none" w:sz="0" w:space="0" w:color="auto"/>
                        <w:bottom w:val="none" w:sz="0" w:space="0" w:color="auto"/>
                        <w:right w:val="none" w:sz="0" w:space="0" w:color="auto"/>
                      </w:divBdr>
                    </w:div>
                    <w:div w:id="1796757797">
                      <w:marLeft w:val="0"/>
                      <w:marRight w:val="0"/>
                      <w:marTop w:val="0"/>
                      <w:marBottom w:val="0"/>
                      <w:divBdr>
                        <w:top w:val="none" w:sz="0" w:space="0" w:color="auto"/>
                        <w:left w:val="none" w:sz="0" w:space="0" w:color="auto"/>
                        <w:bottom w:val="none" w:sz="0" w:space="0" w:color="auto"/>
                        <w:right w:val="none" w:sz="0" w:space="0" w:color="auto"/>
                      </w:divBdr>
                    </w:div>
                    <w:div w:id="40591024">
                      <w:marLeft w:val="0"/>
                      <w:marRight w:val="0"/>
                      <w:marTop w:val="0"/>
                      <w:marBottom w:val="0"/>
                      <w:divBdr>
                        <w:top w:val="none" w:sz="0" w:space="0" w:color="auto"/>
                        <w:left w:val="none" w:sz="0" w:space="0" w:color="auto"/>
                        <w:bottom w:val="none" w:sz="0" w:space="0" w:color="auto"/>
                        <w:right w:val="none" w:sz="0" w:space="0" w:color="auto"/>
                      </w:divBdr>
                    </w:div>
                    <w:div w:id="642732324">
                      <w:marLeft w:val="0"/>
                      <w:marRight w:val="0"/>
                      <w:marTop w:val="0"/>
                      <w:marBottom w:val="0"/>
                      <w:divBdr>
                        <w:top w:val="none" w:sz="0" w:space="0" w:color="auto"/>
                        <w:left w:val="none" w:sz="0" w:space="0" w:color="auto"/>
                        <w:bottom w:val="none" w:sz="0" w:space="0" w:color="auto"/>
                        <w:right w:val="none" w:sz="0" w:space="0" w:color="auto"/>
                      </w:divBdr>
                    </w:div>
                    <w:div w:id="78984541">
                      <w:marLeft w:val="0"/>
                      <w:marRight w:val="0"/>
                      <w:marTop w:val="0"/>
                      <w:marBottom w:val="0"/>
                      <w:divBdr>
                        <w:top w:val="none" w:sz="0" w:space="0" w:color="auto"/>
                        <w:left w:val="none" w:sz="0" w:space="0" w:color="auto"/>
                        <w:bottom w:val="none" w:sz="0" w:space="0" w:color="auto"/>
                        <w:right w:val="none" w:sz="0" w:space="0" w:color="auto"/>
                      </w:divBdr>
                    </w:div>
                    <w:div w:id="1005282121">
                      <w:marLeft w:val="0"/>
                      <w:marRight w:val="0"/>
                      <w:marTop w:val="0"/>
                      <w:marBottom w:val="0"/>
                      <w:divBdr>
                        <w:top w:val="none" w:sz="0" w:space="0" w:color="auto"/>
                        <w:left w:val="none" w:sz="0" w:space="0" w:color="auto"/>
                        <w:bottom w:val="none" w:sz="0" w:space="0" w:color="auto"/>
                        <w:right w:val="none" w:sz="0" w:space="0" w:color="auto"/>
                      </w:divBdr>
                    </w:div>
                    <w:div w:id="458307461">
                      <w:marLeft w:val="0"/>
                      <w:marRight w:val="0"/>
                      <w:marTop w:val="0"/>
                      <w:marBottom w:val="0"/>
                      <w:divBdr>
                        <w:top w:val="none" w:sz="0" w:space="0" w:color="auto"/>
                        <w:left w:val="none" w:sz="0" w:space="0" w:color="auto"/>
                        <w:bottom w:val="none" w:sz="0" w:space="0" w:color="auto"/>
                        <w:right w:val="none" w:sz="0" w:space="0" w:color="auto"/>
                      </w:divBdr>
                    </w:div>
                    <w:div w:id="340938620">
                      <w:marLeft w:val="0"/>
                      <w:marRight w:val="0"/>
                      <w:marTop w:val="0"/>
                      <w:marBottom w:val="0"/>
                      <w:divBdr>
                        <w:top w:val="none" w:sz="0" w:space="0" w:color="auto"/>
                        <w:left w:val="none" w:sz="0" w:space="0" w:color="auto"/>
                        <w:bottom w:val="none" w:sz="0" w:space="0" w:color="auto"/>
                        <w:right w:val="none" w:sz="0" w:space="0" w:color="auto"/>
                      </w:divBdr>
                    </w:div>
                    <w:div w:id="2006393794">
                      <w:marLeft w:val="0"/>
                      <w:marRight w:val="0"/>
                      <w:marTop w:val="0"/>
                      <w:marBottom w:val="0"/>
                      <w:divBdr>
                        <w:top w:val="none" w:sz="0" w:space="0" w:color="auto"/>
                        <w:left w:val="none" w:sz="0" w:space="0" w:color="auto"/>
                        <w:bottom w:val="none" w:sz="0" w:space="0" w:color="auto"/>
                        <w:right w:val="none" w:sz="0" w:space="0" w:color="auto"/>
                      </w:divBdr>
                    </w:div>
                    <w:div w:id="1299457798">
                      <w:marLeft w:val="0"/>
                      <w:marRight w:val="0"/>
                      <w:marTop w:val="0"/>
                      <w:marBottom w:val="0"/>
                      <w:divBdr>
                        <w:top w:val="none" w:sz="0" w:space="0" w:color="auto"/>
                        <w:left w:val="none" w:sz="0" w:space="0" w:color="auto"/>
                        <w:bottom w:val="none" w:sz="0" w:space="0" w:color="auto"/>
                        <w:right w:val="none" w:sz="0" w:space="0" w:color="auto"/>
                      </w:divBdr>
                    </w:div>
                    <w:div w:id="658537414">
                      <w:marLeft w:val="0"/>
                      <w:marRight w:val="0"/>
                      <w:marTop w:val="0"/>
                      <w:marBottom w:val="0"/>
                      <w:divBdr>
                        <w:top w:val="none" w:sz="0" w:space="0" w:color="auto"/>
                        <w:left w:val="none" w:sz="0" w:space="0" w:color="auto"/>
                        <w:bottom w:val="none" w:sz="0" w:space="0" w:color="auto"/>
                        <w:right w:val="none" w:sz="0" w:space="0" w:color="auto"/>
                      </w:divBdr>
                    </w:div>
                    <w:div w:id="241138930">
                      <w:marLeft w:val="0"/>
                      <w:marRight w:val="0"/>
                      <w:marTop w:val="0"/>
                      <w:marBottom w:val="0"/>
                      <w:divBdr>
                        <w:top w:val="none" w:sz="0" w:space="0" w:color="auto"/>
                        <w:left w:val="none" w:sz="0" w:space="0" w:color="auto"/>
                        <w:bottom w:val="none" w:sz="0" w:space="0" w:color="auto"/>
                        <w:right w:val="none" w:sz="0" w:space="0" w:color="auto"/>
                      </w:divBdr>
                    </w:div>
                    <w:div w:id="1991666158">
                      <w:marLeft w:val="0"/>
                      <w:marRight w:val="0"/>
                      <w:marTop w:val="0"/>
                      <w:marBottom w:val="0"/>
                      <w:divBdr>
                        <w:top w:val="none" w:sz="0" w:space="0" w:color="auto"/>
                        <w:left w:val="none" w:sz="0" w:space="0" w:color="auto"/>
                        <w:bottom w:val="none" w:sz="0" w:space="0" w:color="auto"/>
                        <w:right w:val="none" w:sz="0" w:space="0" w:color="auto"/>
                      </w:divBdr>
                    </w:div>
                    <w:div w:id="1945647827">
                      <w:marLeft w:val="0"/>
                      <w:marRight w:val="0"/>
                      <w:marTop w:val="0"/>
                      <w:marBottom w:val="0"/>
                      <w:divBdr>
                        <w:top w:val="none" w:sz="0" w:space="0" w:color="auto"/>
                        <w:left w:val="none" w:sz="0" w:space="0" w:color="auto"/>
                        <w:bottom w:val="none" w:sz="0" w:space="0" w:color="auto"/>
                        <w:right w:val="none" w:sz="0" w:space="0" w:color="auto"/>
                      </w:divBdr>
                    </w:div>
                    <w:div w:id="1191602971">
                      <w:marLeft w:val="0"/>
                      <w:marRight w:val="0"/>
                      <w:marTop w:val="0"/>
                      <w:marBottom w:val="0"/>
                      <w:divBdr>
                        <w:top w:val="none" w:sz="0" w:space="0" w:color="auto"/>
                        <w:left w:val="none" w:sz="0" w:space="0" w:color="auto"/>
                        <w:bottom w:val="none" w:sz="0" w:space="0" w:color="auto"/>
                        <w:right w:val="none" w:sz="0" w:space="0" w:color="auto"/>
                      </w:divBdr>
                    </w:div>
                    <w:div w:id="398287431">
                      <w:marLeft w:val="0"/>
                      <w:marRight w:val="0"/>
                      <w:marTop w:val="0"/>
                      <w:marBottom w:val="0"/>
                      <w:divBdr>
                        <w:top w:val="none" w:sz="0" w:space="0" w:color="auto"/>
                        <w:left w:val="none" w:sz="0" w:space="0" w:color="auto"/>
                        <w:bottom w:val="none" w:sz="0" w:space="0" w:color="auto"/>
                        <w:right w:val="none" w:sz="0" w:space="0" w:color="auto"/>
                      </w:divBdr>
                    </w:div>
                    <w:div w:id="1382631437">
                      <w:marLeft w:val="0"/>
                      <w:marRight w:val="0"/>
                      <w:marTop w:val="0"/>
                      <w:marBottom w:val="0"/>
                      <w:divBdr>
                        <w:top w:val="none" w:sz="0" w:space="0" w:color="auto"/>
                        <w:left w:val="none" w:sz="0" w:space="0" w:color="auto"/>
                        <w:bottom w:val="none" w:sz="0" w:space="0" w:color="auto"/>
                        <w:right w:val="none" w:sz="0" w:space="0" w:color="auto"/>
                      </w:divBdr>
                    </w:div>
                    <w:div w:id="872572742">
                      <w:marLeft w:val="0"/>
                      <w:marRight w:val="0"/>
                      <w:marTop w:val="0"/>
                      <w:marBottom w:val="0"/>
                      <w:divBdr>
                        <w:top w:val="none" w:sz="0" w:space="0" w:color="auto"/>
                        <w:left w:val="none" w:sz="0" w:space="0" w:color="auto"/>
                        <w:bottom w:val="none" w:sz="0" w:space="0" w:color="auto"/>
                        <w:right w:val="none" w:sz="0" w:space="0" w:color="auto"/>
                      </w:divBdr>
                    </w:div>
                    <w:div w:id="477110617">
                      <w:marLeft w:val="0"/>
                      <w:marRight w:val="0"/>
                      <w:marTop w:val="0"/>
                      <w:marBottom w:val="0"/>
                      <w:divBdr>
                        <w:top w:val="none" w:sz="0" w:space="0" w:color="auto"/>
                        <w:left w:val="none" w:sz="0" w:space="0" w:color="auto"/>
                        <w:bottom w:val="none" w:sz="0" w:space="0" w:color="auto"/>
                        <w:right w:val="none" w:sz="0" w:space="0" w:color="auto"/>
                      </w:divBdr>
                    </w:div>
                    <w:div w:id="1408842089">
                      <w:marLeft w:val="0"/>
                      <w:marRight w:val="0"/>
                      <w:marTop w:val="0"/>
                      <w:marBottom w:val="0"/>
                      <w:divBdr>
                        <w:top w:val="none" w:sz="0" w:space="0" w:color="auto"/>
                        <w:left w:val="none" w:sz="0" w:space="0" w:color="auto"/>
                        <w:bottom w:val="none" w:sz="0" w:space="0" w:color="auto"/>
                        <w:right w:val="none" w:sz="0" w:space="0" w:color="auto"/>
                      </w:divBdr>
                    </w:div>
                    <w:div w:id="167253177">
                      <w:marLeft w:val="0"/>
                      <w:marRight w:val="0"/>
                      <w:marTop w:val="0"/>
                      <w:marBottom w:val="0"/>
                      <w:divBdr>
                        <w:top w:val="none" w:sz="0" w:space="0" w:color="auto"/>
                        <w:left w:val="none" w:sz="0" w:space="0" w:color="auto"/>
                        <w:bottom w:val="none" w:sz="0" w:space="0" w:color="auto"/>
                        <w:right w:val="none" w:sz="0" w:space="0" w:color="auto"/>
                      </w:divBdr>
                    </w:div>
                    <w:div w:id="2122796290">
                      <w:marLeft w:val="0"/>
                      <w:marRight w:val="0"/>
                      <w:marTop w:val="0"/>
                      <w:marBottom w:val="0"/>
                      <w:divBdr>
                        <w:top w:val="none" w:sz="0" w:space="0" w:color="auto"/>
                        <w:left w:val="none" w:sz="0" w:space="0" w:color="auto"/>
                        <w:bottom w:val="none" w:sz="0" w:space="0" w:color="auto"/>
                        <w:right w:val="none" w:sz="0" w:space="0" w:color="auto"/>
                      </w:divBdr>
                    </w:div>
                    <w:div w:id="1410157611">
                      <w:marLeft w:val="0"/>
                      <w:marRight w:val="0"/>
                      <w:marTop w:val="0"/>
                      <w:marBottom w:val="0"/>
                      <w:divBdr>
                        <w:top w:val="none" w:sz="0" w:space="0" w:color="auto"/>
                        <w:left w:val="none" w:sz="0" w:space="0" w:color="auto"/>
                        <w:bottom w:val="none" w:sz="0" w:space="0" w:color="auto"/>
                        <w:right w:val="none" w:sz="0" w:space="0" w:color="auto"/>
                      </w:divBdr>
                    </w:div>
                    <w:div w:id="700594747">
                      <w:marLeft w:val="0"/>
                      <w:marRight w:val="0"/>
                      <w:marTop w:val="0"/>
                      <w:marBottom w:val="0"/>
                      <w:divBdr>
                        <w:top w:val="none" w:sz="0" w:space="0" w:color="auto"/>
                        <w:left w:val="none" w:sz="0" w:space="0" w:color="auto"/>
                        <w:bottom w:val="none" w:sz="0" w:space="0" w:color="auto"/>
                        <w:right w:val="none" w:sz="0" w:space="0" w:color="auto"/>
                      </w:divBdr>
                    </w:div>
                    <w:div w:id="1900824690">
                      <w:marLeft w:val="0"/>
                      <w:marRight w:val="0"/>
                      <w:marTop w:val="0"/>
                      <w:marBottom w:val="0"/>
                      <w:divBdr>
                        <w:top w:val="none" w:sz="0" w:space="0" w:color="auto"/>
                        <w:left w:val="none" w:sz="0" w:space="0" w:color="auto"/>
                        <w:bottom w:val="none" w:sz="0" w:space="0" w:color="auto"/>
                        <w:right w:val="none" w:sz="0" w:space="0" w:color="auto"/>
                      </w:divBdr>
                    </w:div>
                    <w:div w:id="1623876343">
                      <w:marLeft w:val="0"/>
                      <w:marRight w:val="0"/>
                      <w:marTop w:val="0"/>
                      <w:marBottom w:val="0"/>
                      <w:divBdr>
                        <w:top w:val="none" w:sz="0" w:space="0" w:color="auto"/>
                        <w:left w:val="none" w:sz="0" w:space="0" w:color="auto"/>
                        <w:bottom w:val="none" w:sz="0" w:space="0" w:color="auto"/>
                        <w:right w:val="none" w:sz="0" w:space="0" w:color="auto"/>
                      </w:divBdr>
                    </w:div>
                    <w:div w:id="928998872">
                      <w:marLeft w:val="0"/>
                      <w:marRight w:val="0"/>
                      <w:marTop w:val="0"/>
                      <w:marBottom w:val="0"/>
                      <w:divBdr>
                        <w:top w:val="none" w:sz="0" w:space="0" w:color="auto"/>
                        <w:left w:val="none" w:sz="0" w:space="0" w:color="auto"/>
                        <w:bottom w:val="none" w:sz="0" w:space="0" w:color="auto"/>
                        <w:right w:val="none" w:sz="0" w:space="0" w:color="auto"/>
                      </w:divBdr>
                    </w:div>
                    <w:div w:id="1086347615">
                      <w:marLeft w:val="0"/>
                      <w:marRight w:val="0"/>
                      <w:marTop w:val="0"/>
                      <w:marBottom w:val="0"/>
                      <w:divBdr>
                        <w:top w:val="none" w:sz="0" w:space="0" w:color="auto"/>
                        <w:left w:val="none" w:sz="0" w:space="0" w:color="auto"/>
                        <w:bottom w:val="none" w:sz="0" w:space="0" w:color="auto"/>
                        <w:right w:val="none" w:sz="0" w:space="0" w:color="auto"/>
                      </w:divBdr>
                    </w:div>
                    <w:div w:id="701518303">
                      <w:marLeft w:val="0"/>
                      <w:marRight w:val="0"/>
                      <w:marTop w:val="0"/>
                      <w:marBottom w:val="0"/>
                      <w:divBdr>
                        <w:top w:val="none" w:sz="0" w:space="0" w:color="auto"/>
                        <w:left w:val="none" w:sz="0" w:space="0" w:color="auto"/>
                        <w:bottom w:val="none" w:sz="0" w:space="0" w:color="auto"/>
                        <w:right w:val="none" w:sz="0" w:space="0" w:color="auto"/>
                      </w:divBdr>
                    </w:div>
                    <w:div w:id="2086298591">
                      <w:marLeft w:val="0"/>
                      <w:marRight w:val="0"/>
                      <w:marTop w:val="0"/>
                      <w:marBottom w:val="0"/>
                      <w:divBdr>
                        <w:top w:val="none" w:sz="0" w:space="0" w:color="auto"/>
                        <w:left w:val="none" w:sz="0" w:space="0" w:color="auto"/>
                        <w:bottom w:val="none" w:sz="0" w:space="0" w:color="auto"/>
                        <w:right w:val="none" w:sz="0" w:space="0" w:color="auto"/>
                      </w:divBdr>
                    </w:div>
                    <w:div w:id="150800953">
                      <w:marLeft w:val="0"/>
                      <w:marRight w:val="0"/>
                      <w:marTop w:val="0"/>
                      <w:marBottom w:val="0"/>
                      <w:divBdr>
                        <w:top w:val="none" w:sz="0" w:space="0" w:color="auto"/>
                        <w:left w:val="none" w:sz="0" w:space="0" w:color="auto"/>
                        <w:bottom w:val="none" w:sz="0" w:space="0" w:color="auto"/>
                        <w:right w:val="none" w:sz="0" w:space="0" w:color="auto"/>
                      </w:divBdr>
                    </w:div>
                    <w:div w:id="774440842">
                      <w:marLeft w:val="0"/>
                      <w:marRight w:val="0"/>
                      <w:marTop w:val="0"/>
                      <w:marBottom w:val="0"/>
                      <w:divBdr>
                        <w:top w:val="none" w:sz="0" w:space="0" w:color="auto"/>
                        <w:left w:val="none" w:sz="0" w:space="0" w:color="auto"/>
                        <w:bottom w:val="none" w:sz="0" w:space="0" w:color="auto"/>
                        <w:right w:val="none" w:sz="0" w:space="0" w:color="auto"/>
                      </w:divBdr>
                    </w:div>
                    <w:div w:id="11025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871029">
      <w:bodyDiv w:val="1"/>
      <w:marLeft w:val="0"/>
      <w:marRight w:val="0"/>
      <w:marTop w:val="0"/>
      <w:marBottom w:val="0"/>
      <w:divBdr>
        <w:top w:val="none" w:sz="0" w:space="0" w:color="auto"/>
        <w:left w:val="none" w:sz="0" w:space="0" w:color="auto"/>
        <w:bottom w:val="none" w:sz="0" w:space="0" w:color="auto"/>
        <w:right w:val="none" w:sz="0" w:space="0" w:color="auto"/>
      </w:divBdr>
    </w:div>
    <w:div w:id="529032525">
      <w:bodyDiv w:val="1"/>
      <w:marLeft w:val="0"/>
      <w:marRight w:val="0"/>
      <w:marTop w:val="0"/>
      <w:marBottom w:val="0"/>
      <w:divBdr>
        <w:top w:val="none" w:sz="0" w:space="0" w:color="auto"/>
        <w:left w:val="none" w:sz="0" w:space="0" w:color="auto"/>
        <w:bottom w:val="none" w:sz="0" w:space="0" w:color="auto"/>
        <w:right w:val="none" w:sz="0" w:space="0" w:color="auto"/>
      </w:divBdr>
    </w:div>
    <w:div w:id="550920315">
      <w:bodyDiv w:val="1"/>
      <w:marLeft w:val="0"/>
      <w:marRight w:val="0"/>
      <w:marTop w:val="0"/>
      <w:marBottom w:val="0"/>
      <w:divBdr>
        <w:top w:val="none" w:sz="0" w:space="0" w:color="auto"/>
        <w:left w:val="none" w:sz="0" w:space="0" w:color="auto"/>
        <w:bottom w:val="none" w:sz="0" w:space="0" w:color="auto"/>
        <w:right w:val="none" w:sz="0" w:space="0" w:color="auto"/>
      </w:divBdr>
    </w:div>
    <w:div w:id="563151539">
      <w:bodyDiv w:val="1"/>
      <w:marLeft w:val="0"/>
      <w:marRight w:val="0"/>
      <w:marTop w:val="0"/>
      <w:marBottom w:val="0"/>
      <w:divBdr>
        <w:top w:val="none" w:sz="0" w:space="0" w:color="auto"/>
        <w:left w:val="none" w:sz="0" w:space="0" w:color="auto"/>
        <w:bottom w:val="none" w:sz="0" w:space="0" w:color="auto"/>
        <w:right w:val="none" w:sz="0" w:space="0" w:color="auto"/>
      </w:divBdr>
    </w:div>
    <w:div w:id="638850266">
      <w:bodyDiv w:val="1"/>
      <w:marLeft w:val="0"/>
      <w:marRight w:val="0"/>
      <w:marTop w:val="0"/>
      <w:marBottom w:val="0"/>
      <w:divBdr>
        <w:top w:val="none" w:sz="0" w:space="0" w:color="auto"/>
        <w:left w:val="none" w:sz="0" w:space="0" w:color="auto"/>
        <w:bottom w:val="none" w:sz="0" w:space="0" w:color="auto"/>
        <w:right w:val="none" w:sz="0" w:space="0" w:color="auto"/>
      </w:divBdr>
      <w:divsChild>
        <w:div w:id="39323990">
          <w:marLeft w:val="0"/>
          <w:marRight w:val="0"/>
          <w:marTop w:val="0"/>
          <w:marBottom w:val="0"/>
          <w:divBdr>
            <w:top w:val="none" w:sz="0" w:space="0" w:color="auto"/>
            <w:left w:val="none" w:sz="0" w:space="0" w:color="auto"/>
            <w:bottom w:val="none" w:sz="0" w:space="0" w:color="auto"/>
            <w:right w:val="none" w:sz="0" w:space="0" w:color="auto"/>
          </w:divBdr>
          <w:divsChild>
            <w:div w:id="107354764">
              <w:marLeft w:val="0"/>
              <w:marRight w:val="0"/>
              <w:marTop w:val="0"/>
              <w:marBottom w:val="0"/>
              <w:divBdr>
                <w:top w:val="none" w:sz="0" w:space="0" w:color="auto"/>
                <w:left w:val="none" w:sz="0" w:space="0" w:color="auto"/>
                <w:bottom w:val="none" w:sz="0" w:space="0" w:color="auto"/>
                <w:right w:val="none" w:sz="0" w:space="0" w:color="auto"/>
              </w:divBdr>
              <w:divsChild>
                <w:div w:id="553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5470">
          <w:marLeft w:val="0"/>
          <w:marRight w:val="0"/>
          <w:marTop w:val="0"/>
          <w:marBottom w:val="0"/>
          <w:divBdr>
            <w:top w:val="none" w:sz="0" w:space="0" w:color="auto"/>
            <w:left w:val="none" w:sz="0" w:space="0" w:color="auto"/>
            <w:bottom w:val="none" w:sz="0" w:space="0" w:color="auto"/>
            <w:right w:val="none" w:sz="0" w:space="0" w:color="auto"/>
          </w:divBdr>
          <w:divsChild>
            <w:div w:id="1054696248">
              <w:marLeft w:val="0"/>
              <w:marRight w:val="0"/>
              <w:marTop w:val="0"/>
              <w:marBottom w:val="0"/>
              <w:divBdr>
                <w:top w:val="none" w:sz="0" w:space="0" w:color="auto"/>
                <w:left w:val="none" w:sz="0" w:space="0" w:color="auto"/>
                <w:bottom w:val="none" w:sz="0" w:space="0" w:color="auto"/>
                <w:right w:val="none" w:sz="0" w:space="0" w:color="auto"/>
              </w:divBdr>
              <w:divsChild>
                <w:div w:id="621883424">
                  <w:marLeft w:val="480"/>
                  <w:marRight w:val="0"/>
                  <w:marTop w:val="0"/>
                  <w:marBottom w:val="0"/>
                  <w:divBdr>
                    <w:top w:val="none" w:sz="0" w:space="0" w:color="auto"/>
                    <w:left w:val="none" w:sz="0" w:space="0" w:color="auto"/>
                    <w:bottom w:val="none" w:sz="0" w:space="0" w:color="auto"/>
                    <w:right w:val="none" w:sz="0" w:space="0" w:color="auto"/>
                  </w:divBdr>
                </w:div>
              </w:divsChild>
            </w:div>
            <w:div w:id="852915872">
              <w:marLeft w:val="0"/>
              <w:marRight w:val="0"/>
              <w:marTop w:val="0"/>
              <w:marBottom w:val="0"/>
              <w:divBdr>
                <w:top w:val="none" w:sz="0" w:space="0" w:color="auto"/>
                <w:left w:val="none" w:sz="0" w:space="0" w:color="auto"/>
                <w:bottom w:val="none" w:sz="0" w:space="0" w:color="auto"/>
                <w:right w:val="none" w:sz="0" w:space="0" w:color="auto"/>
              </w:divBdr>
              <w:divsChild>
                <w:div w:id="146678204">
                  <w:marLeft w:val="480"/>
                  <w:marRight w:val="0"/>
                  <w:marTop w:val="0"/>
                  <w:marBottom w:val="0"/>
                  <w:divBdr>
                    <w:top w:val="none" w:sz="0" w:space="0" w:color="auto"/>
                    <w:left w:val="none" w:sz="0" w:space="0" w:color="auto"/>
                    <w:bottom w:val="none" w:sz="0" w:space="0" w:color="auto"/>
                    <w:right w:val="none" w:sz="0" w:space="0" w:color="auto"/>
                  </w:divBdr>
                </w:div>
              </w:divsChild>
            </w:div>
            <w:div w:id="410662601">
              <w:marLeft w:val="0"/>
              <w:marRight w:val="0"/>
              <w:marTop w:val="0"/>
              <w:marBottom w:val="0"/>
              <w:divBdr>
                <w:top w:val="none" w:sz="0" w:space="0" w:color="auto"/>
                <w:left w:val="none" w:sz="0" w:space="0" w:color="auto"/>
                <w:bottom w:val="none" w:sz="0" w:space="0" w:color="auto"/>
                <w:right w:val="none" w:sz="0" w:space="0" w:color="auto"/>
              </w:divBdr>
              <w:divsChild>
                <w:div w:id="2056274035">
                  <w:marLeft w:val="480"/>
                  <w:marRight w:val="0"/>
                  <w:marTop w:val="0"/>
                  <w:marBottom w:val="0"/>
                  <w:divBdr>
                    <w:top w:val="none" w:sz="0" w:space="0" w:color="auto"/>
                    <w:left w:val="none" w:sz="0" w:space="0" w:color="auto"/>
                    <w:bottom w:val="none" w:sz="0" w:space="0" w:color="auto"/>
                    <w:right w:val="none" w:sz="0" w:space="0" w:color="auto"/>
                  </w:divBdr>
                </w:div>
              </w:divsChild>
            </w:div>
            <w:div w:id="246037128">
              <w:marLeft w:val="0"/>
              <w:marRight w:val="0"/>
              <w:marTop w:val="0"/>
              <w:marBottom w:val="0"/>
              <w:divBdr>
                <w:top w:val="none" w:sz="0" w:space="0" w:color="auto"/>
                <w:left w:val="none" w:sz="0" w:space="0" w:color="auto"/>
                <w:bottom w:val="none" w:sz="0" w:space="0" w:color="auto"/>
                <w:right w:val="none" w:sz="0" w:space="0" w:color="auto"/>
              </w:divBdr>
              <w:divsChild>
                <w:div w:id="116192018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97870372">
          <w:marLeft w:val="-300"/>
          <w:marRight w:val="-300"/>
          <w:marTop w:val="0"/>
          <w:marBottom w:val="0"/>
          <w:divBdr>
            <w:top w:val="none" w:sz="0" w:space="0" w:color="auto"/>
            <w:left w:val="none" w:sz="0" w:space="0" w:color="auto"/>
            <w:bottom w:val="none" w:sz="0" w:space="0" w:color="auto"/>
            <w:right w:val="none" w:sz="0" w:space="0" w:color="auto"/>
          </w:divBdr>
          <w:divsChild>
            <w:div w:id="654382731">
              <w:marLeft w:val="0"/>
              <w:marRight w:val="0"/>
              <w:marTop w:val="0"/>
              <w:marBottom w:val="0"/>
              <w:divBdr>
                <w:top w:val="none" w:sz="0" w:space="0" w:color="auto"/>
                <w:left w:val="none" w:sz="0" w:space="0" w:color="auto"/>
                <w:bottom w:val="none" w:sz="0" w:space="0" w:color="auto"/>
                <w:right w:val="none" w:sz="0" w:space="0" w:color="auto"/>
              </w:divBdr>
              <w:divsChild>
                <w:div w:id="60827221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656223527">
      <w:bodyDiv w:val="1"/>
      <w:marLeft w:val="0"/>
      <w:marRight w:val="0"/>
      <w:marTop w:val="0"/>
      <w:marBottom w:val="0"/>
      <w:divBdr>
        <w:top w:val="none" w:sz="0" w:space="0" w:color="auto"/>
        <w:left w:val="none" w:sz="0" w:space="0" w:color="auto"/>
        <w:bottom w:val="none" w:sz="0" w:space="0" w:color="auto"/>
        <w:right w:val="none" w:sz="0" w:space="0" w:color="auto"/>
      </w:divBdr>
    </w:div>
    <w:div w:id="718093308">
      <w:bodyDiv w:val="1"/>
      <w:marLeft w:val="0"/>
      <w:marRight w:val="0"/>
      <w:marTop w:val="0"/>
      <w:marBottom w:val="0"/>
      <w:divBdr>
        <w:top w:val="none" w:sz="0" w:space="0" w:color="auto"/>
        <w:left w:val="none" w:sz="0" w:space="0" w:color="auto"/>
        <w:bottom w:val="none" w:sz="0" w:space="0" w:color="auto"/>
        <w:right w:val="none" w:sz="0" w:space="0" w:color="auto"/>
      </w:divBdr>
    </w:div>
    <w:div w:id="729353431">
      <w:bodyDiv w:val="1"/>
      <w:marLeft w:val="0"/>
      <w:marRight w:val="0"/>
      <w:marTop w:val="0"/>
      <w:marBottom w:val="0"/>
      <w:divBdr>
        <w:top w:val="none" w:sz="0" w:space="0" w:color="auto"/>
        <w:left w:val="none" w:sz="0" w:space="0" w:color="auto"/>
        <w:bottom w:val="none" w:sz="0" w:space="0" w:color="auto"/>
        <w:right w:val="none" w:sz="0" w:space="0" w:color="auto"/>
      </w:divBdr>
    </w:div>
    <w:div w:id="807744976">
      <w:bodyDiv w:val="1"/>
      <w:marLeft w:val="0"/>
      <w:marRight w:val="0"/>
      <w:marTop w:val="0"/>
      <w:marBottom w:val="0"/>
      <w:divBdr>
        <w:top w:val="none" w:sz="0" w:space="0" w:color="auto"/>
        <w:left w:val="none" w:sz="0" w:space="0" w:color="auto"/>
        <w:bottom w:val="none" w:sz="0" w:space="0" w:color="auto"/>
        <w:right w:val="none" w:sz="0" w:space="0" w:color="auto"/>
      </w:divBdr>
    </w:div>
    <w:div w:id="835417800">
      <w:bodyDiv w:val="1"/>
      <w:marLeft w:val="0"/>
      <w:marRight w:val="0"/>
      <w:marTop w:val="0"/>
      <w:marBottom w:val="0"/>
      <w:divBdr>
        <w:top w:val="none" w:sz="0" w:space="0" w:color="auto"/>
        <w:left w:val="none" w:sz="0" w:space="0" w:color="auto"/>
        <w:bottom w:val="none" w:sz="0" w:space="0" w:color="auto"/>
        <w:right w:val="none" w:sz="0" w:space="0" w:color="auto"/>
      </w:divBdr>
    </w:div>
    <w:div w:id="850611471">
      <w:bodyDiv w:val="1"/>
      <w:marLeft w:val="0"/>
      <w:marRight w:val="0"/>
      <w:marTop w:val="0"/>
      <w:marBottom w:val="0"/>
      <w:divBdr>
        <w:top w:val="none" w:sz="0" w:space="0" w:color="auto"/>
        <w:left w:val="none" w:sz="0" w:space="0" w:color="auto"/>
        <w:bottom w:val="none" w:sz="0" w:space="0" w:color="auto"/>
        <w:right w:val="none" w:sz="0" w:space="0" w:color="auto"/>
      </w:divBdr>
    </w:div>
    <w:div w:id="858854741">
      <w:bodyDiv w:val="1"/>
      <w:marLeft w:val="0"/>
      <w:marRight w:val="0"/>
      <w:marTop w:val="0"/>
      <w:marBottom w:val="0"/>
      <w:divBdr>
        <w:top w:val="none" w:sz="0" w:space="0" w:color="auto"/>
        <w:left w:val="none" w:sz="0" w:space="0" w:color="auto"/>
        <w:bottom w:val="none" w:sz="0" w:space="0" w:color="auto"/>
        <w:right w:val="none" w:sz="0" w:space="0" w:color="auto"/>
      </w:divBdr>
    </w:div>
    <w:div w:id="861480690">
      <w:bodyDiv w:val="1"/>
      <w:marLeft w:val="0"/>
      <w:marRight w:val="0"/>
      <w:marTop w:val="0"/>
      <w:marBottom w:val="0"/>
      <w:divBdr>
        <w:top w:val="none" w:sz="0" w:space="0" w:color="auto"/>
        <w:left w:val="none" w:sz="0" w:space="0" w:color="auto"/>
        <w:bottom w:val="none" w:sz="0" w:space="0" w:color="auto"/>
        <w:right w:val="none" w:sz="0" w:space="0" w:color="auto"/>
      </w:divBdr>
    </w:div>
    <w:div w:id="893199157">
      <w:bodyDiv w:val="1"/>
      <w:marLeft w:val="0"/>
      <w:marRight w:val="0"/>
      <w:marTop w:val="0"/>
      <w:marBottom w:val="0"/>
      <w:divBdr>
        <w:top w:val="none" w:sz="0" w:space="0" w:color="auto"/>
        <w:left w:val="none" w:sz="0" w:space="0" w:color="auto"/>
        <w:bottom w:val="none" w:sz="0" w:space="0" w:color="auto"/>
        <w:right w:val="none" w:sz="0" w:space="0" w:color="auto"/>
      </w:divBdr>
      <w:divsChild>
        <w:div w:id="894511241">
          <w:marLeft w:val="0"/>
          <w:marRight w:val="0"/>
          <w:marTop w:val="0"/>
          <w:marBottom w:val="0"/>
          <w:divBdr>
            <w:top w:val="none" w:sz="0" w:space="0" w:color="auto"/>
            <w:left w:val="none" w:sz="0" w:space="0" w:color="auto"/>
            <w:bottom w:val="none" w:sz="0" w:space="0" w:color="auto"/>
            <w:right w:val="none" w:sz="0" w:space="0" w:color="auto"/>
          </w:divBdr>
        </w:div>
        <w:div w:id="866874161">
          <w:marLeft w:val="0"/>
          <w:marRight w:val="0"/>
          <w:marTop w:val="0"/>
          <w:marBottom w:val="0"/>
          <w:divBdr>
            <w:top w:val="none" w:sz="0" w:space="0" w:color="auto"/>
            <w:left w:val="none" w:sz="0" w:space="0" w:color="auto"/>
            <w:bottom w:val="none" w:sz="0" w:space="0" w:color="auto"/>
            <w:right w:val="none" w:sz="0" w:space="0" w:color="auto"/>
          </w:divBdr>
        </w:div>
        <w:div w:id="1390835776">
          <w:marLeft w:val="0"/>
          <w:marRight w:val="0"/>
          <w:marTop w:val="0"/>
          <w:marBottom w:val="0"/>
          <w:divBdr>
            <w:top w:val="none" w:sz="0" w:space="0" w:color="auto"/>
            <w:left w:val="none" w:sz="0" w:space="0" w:color="auto"/>
            <w:bottom w:val="none" w:sz="0" w:space="0" w:color="auto"/>
            <w:right w:val="none" w:sz="0" w:space="0" w:color="auto"/>
          </w:divBdr>
        </w:div>
      </w:divsChild>
    </w:div>
    <w:div w:id="982349733">
      <w:bodyDiv w:val="1"/>
      <w:marLeft w:val="0"/>
      <w:marRight w:val="0"/>
      <w:marTop w:val="0"/>
      <w:marBottom w:val="0"/>
      <w:divBdr>
        <w:top w:val="none" w:sz="0" w:space="0" w:color="auto"/>
        <w:left w:val="none" w:sz="0" w:space="0" w:color="auto"/>
        <w:bottom w:val="none" w:sz="0" w:space="0" w:color="auto"/>
        <w:right w:val="none" w:sz="0" w:space="0" w:color="auto"/>
      </w:divBdr>
    </w:div>
    <w:div w:id="998730100">
      <w:bodyDiv w:val="1"/>
      <w:marLeft w:val="0"/>
      <w:marRight w:val="0"/>
      <w:marTop w:val="0"/>
      <w:marBottom w:val="0"/>
      <w:divBdr>
        <w:top w:val="none" w:sz="0" w:space="0" w:color="auto"/>
        <w:left w:val="none" w:sz="0" w:space="0" w:color="auto"/>
        <w:bottom w:val="none" w:sz="0" w:space="0" w:color="auto"/>
        <w:right w:val="none" w:sz="0" w:space="0" w:color="auto"/>
      </w:divBdr>
    </w:div>
    <w:div w:id="1026060633">
      <w:bodyDiv w:val="1"/>
      <w:marLeft w:val="0"/>
      <w:marRight w:val="0"/>
      <w:marTop w:val="0"/>
      <w:marBottom w:val="0"/>
      <w:divBdr>
        <w:top w:val="none" w:sz="0" w:space="0" w:color="auto"/>
        <w:left w:val="none" w:sz="0" w:space="0" w:color="auto"/>
        <w:bottom w:val="none" w:sz="0" w:space="0" w:color="auto"/>
        <w:right w:val="none" w:sz="0" w:space="0" w:color="auto"/>
      </w:divBdr>
    </w:div>
    <w:div w:id="1086851964">
      <w:bodyDiv w:val="1"/>
      <w:marLeft w:val="0"/>
      <w:marRight w:val="0"/>
      <w:marTop w:val="0"/>
      <w:marBottom w:val="0"/>
      <w:divBdr>
        <w:top w:val="none" w:sz="0" w:space="0" w:color="auto"/>
        <w:left w:val="none" w:sz="0" w:space="0" w:color="auto"/>
        <w:bottom w:val="none" w:sz="0" w:space="0" w:color="auto"/>
        <w:right w:val="none" w:sz="0" w:space="0" w:color="auto"/>
      </w:divBdr>
    </w:div>
    <w:div w:id="1120611264">
      <w:bodyDiv w:val="1"/>
      <w:marLeft w:val="0"/>
      <w:marRight w:val="0"/>
      <w:marTop w:val="0"/>
      <w:marBottom w:val="0"/>
      <w:divBdr>
        <w:top w:val="none" w:sz="0" w:space="0" w:color="auto"/>
        <w:left w:val="none" w:sz="0" w:space="0" w:color="auto"/>
        <w:bottom w:val="none" w:sz="0" w:space="0" w:color="auto"/>
        <w:right w:val="none" w:sz="0" w:space="0" w:color="auto"/>
      </w:divBdr>
    </w:div>
    <w:div w:id="1131366536">
      <w:bodyDiv w:val="1"/>
      <w:marLeft w:val="0"/>
      <w:marRight w:val="0"/>
      <w:marTop w:val="0"/>
      <w:marBottom w:val="0"/>
      <w:divBdr>
        <w:top w:val="none" w:sz="0" w:space="0" w:color="auto"/>
        <w:left w:val="none" w:sz="0" w:space="0" w:color="auto"/>
        <w:bottom w:val="none" w:sz="0" w:space="0" w:color="auto"/>
        <w:right w:val="none" w:sz="0" w:space="0" w:color="auto"/>
      </w:divBdr>
    </w:div>
    <w:div w:id="1225795520">
      <w:bodyDiv w:val="1"/>
      <w:marLeft w:val="0"/>
      <w:marRight w:val="0"/>
      <w:marTop w:val="0"/>
      <w:marBottom w:val="0"/>
      <w:divBdr>
        <w:top w:val="none" w:sz="0" w:space="0" w:color="auto"/>
        <w:left w:val="none" w:sz="0" w:space="0" w:color="auto"/>
        <w:bottom w:val="none" w:sz="0" w:space="0" w:color="auto"/>
        <w:right w:val="none" w:sz="0" w:space="0" w:color="auto"/>
      </w:divBdr>
      <w:divsChild>
        <w:div w:id="1620337630">
          <w:marLeft w:val="0"/>
          <w:marRight w:val="0"/>
          <w:marTop w:val="180"/>
          <w:marBottom w:val="270"/>
          <w:divBdr>
            <w:top w:val="single" w:sz="6" w:space="0" w:color="E3E3E3"/>
            <w:left w:val="single" w:sz="6" w:space="0" w:color="E3E3E3"/>
            <w:bottom w:val="single" w:sz="6" w:space="0" w:color="E3E3E3"/>
            <w:right w:val="single" w:sz="6" w:space="0" w:color="E3E3E3"/>
          </w:divBdr>
          <w:divsChild>
            <w:div w:id="1567574120">
              <w:marLeft w:val="0"/>
              <w:marRight w:val="0"/>
              <w:marTop w:val="0"/>
              <w:marBottom w:val="0"/>
              <w:divBdr>
                <w:top w:val="none" w:sz="0" w:space="0" w:color="auto"/>
                <w:left w:val="none" w:sz="0" w:space="0" w:color="auto"/>
                <w:bottom w:val="none" w:sz="0" w:space="0" w:color="auto"/>
                <w:right w:val="none" w:sz="0" w:space="0" w:color="auto"/>
              </w:divBdr>
              <w:divsChild>
                <w:div w:id="1420638653">
                  <w:marLeft w:val="0"/>
                  <w:marRight w:val="0"/>
                  <w:marTop w:val="0"/>
                  <w:marBottom w:val="0"/>
                  <w:divBdr>
                    <w:top w:val="none" w:sz="0" w:space="0" w:color="auto"/>
                    <w:left w:val="none" w:sz="0" w:space="0" w:color="auto"/>
                    <w:bottom w:val="none" w:sz="0" w:space="0" w:color="auto"/>
                    <w:right w:val="none" w:sz="0" w:space="0" w:color="auto"/>
                  </w:divBdr>
                </w:div>
                <w:div w:id="2546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45322">
      <w:bodyDiv w:val="1"/>
      <w:marLeft w:val="0"/>
      <w:marRight w:val="0"/>
      <w:marTop w:val="0"/>
      <w:marBottom w:val="0"/>
      <w:divBdr>
        <w:top w:val="none" w:sz="0" w:space="0" w:color="auto"/>
        <w:left w:val="none" w:sz="0" w:space="0" w:color="auto"/>
        <w:bottom w:val="none" w:sz="0" w:space="0" w:color="auto"/>
        <w:right w:val="none" w:sz="0" w:space="0" w:color="auto"/>
      </w:divBdr>
    </w:div>
    <w:div w:id="1252424140">
      <w:bodyDiv w:val="1"/>
      <w:marLeft w:val="0"/>
      <w:marRight w:val="0"/>
      <w:marTop w:val="0"/>
      <w:marBottom w:val="0"/>
      <w:divBdr>
        <w:top w:val="none" w:sz="0" w:space="0" w:color="auto"/>
        <w:left w:val="none" w:sz="0" w:space="0" w:color="auto"/>
        <w:bottom w:val="none" w:sz="0" w:space="0" w:color="auto"/>
        <w:right w:val="none" w:sz="0" w:space="0" w:color="auto"/>
      </w:divBdr>
    </w:div>
    <w:div w:id="1308708712">
      <w:bodyDiv w:val="1"/>
      <w:marLeft w:val="0"/>
      <w:marRight w:val="0"/>
      <w:marTop w:val="0"/>
      <w:marBottom w:val="0"/>
      <w:divBdr>
        <w:top w:val="none" w:sz="0" w:space="0" w:color="auto"/>
        <w:left w:val="none" w:sz="0" w:space="0" w:color="auto"/>
        <w:bottom w:val="none" w:sz="0" w:space="0" w:color="auto"/>
        <w:right w:val="none" w:sz="0" w:space="0" w:color="auto"/>
      </w:divBdr>
      <w:divsChild>
        <w:div w:id="827982617">
          <w:marLeft w:val="0"/>
          <w:marRight w:val="0"/>
          <w:marTop w:val="0"/>
          <w:marBottom w:val="0"/>
          <w:divBdr>
            <w:top w:val="none" w:sz="0" w:space="0" w:color="auto"/>
            <w:left w:val="none" w:sz="0" w:space="0" w:color="auto"/>
            <w:bottom w:val="none" w:sz="0" w:space="0" w:color="auto"/>
            <w:right w:val="none" w:sz="0" w:space="0" w:color="auto"/>
          </w:divBdr>
          <w:divsChild>
            <w:div w:id="851601987">
              <w:marLeft w:val="0"/>
              <w:marRight w:val="0"/>
              <w:marTop w:val="0"/>
              <w:marBottom w:val="0"/>
              <w:divBdr>
                <w:top w:val="none" w:sz="0" w:space="0" w:color="auto"/>
                <w:left w:val="none" w:sz="0" w:space="0" w:color="auto"/>
                <w:bottom w:val="none" w:sz="0" w:space="0" w:color="auto"/>
                <w:right w:val="none" w:sz="0" w:space="0" w:color="auto"/>
              </w:divBdr>
              <w:divsChild>
                <w:div w:id="2880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018888">
      <w:bodyDiv w:val="1"/>
      <w:marLeft w:val="0"/>
      <w:marRight w:val="0"/>
      <w:marTop w:val="0"/>
      <w:marBottom w:val="0"/>
      <w:divBdr>
        <w:top w:val="none" w:sz="0" w:space="0" w:color="auto"/>
        <w:left w:val="none" w:sz="0" w:space="0" w:color="auto"/>
        <w:bottom w:val="none" w:sz="0" w:space="0" w:color="auto"/>
        <w:right w:val="none" w:sz="0" w:space="0" w:color="auto"/>
      </w:divBdr>
    </w:div>
    <w:div w:id="1326317990">
      <w:bodyDiv w:val="1"/>
      <w:marLeft w:val="0"/>
      <w:marRight w:val="0"/>
      <w:marTop w:val="0"/>
      <w:marBottom w:val="0"/>
      <w:divBdr>
        <w:top w:val="none" w:sz="0" w:space="0" w:color="auto"/>
        <w:left w:val="none" w:sz="0" w:space="0" w:color="auto"/>
        <w:bottom w:val="none" w:sz="0" w:space="0" w:color="auto"/>
        <w:right w:val="none" w:sz="0" w:space="0" w:color="auto"/>
      </w:divBdr>
    </w:div>
    <w:div w:id="1381973866">
      <w:bodyDiv w:val="1"/>
      <w:marLeft w:val="0"/>
      <w:marRight w:val="0"/>
      <w:marTop w:val="0"/>
      <w:marBottom w:val="0"/>
      <w:divBdr>
        <w:top w:val="none" w:sz="0" w:space="0" w:color="auto"/>
        <w:left w:val="none" w:sz="0" w:space="0" w:color="auto"/>
        <w:bottom w:val="none" w:sz="0" w:space="0" w:color="auto"/>
        <w:right w:val="none" w:sz="0" w:space="0" w:color="auto"/>
      </w:divBdr>
    </w:div>
    <w:div w:id="1424183050">
      <w:bodyDiv w:val="1"/>
      <w:marLeft w:val="0"/>
      <w:marRight w:val="0"/>
      <w:marTop w:val="0"/>
      <w:marBottom w:val="0"/>
      <w:divBdr>
        <w:top w:val="none" w:sz="0" w:space="0" w:color="auto"/>
        <w:left w:val="none" w:sz="0" w:space="0" w:color="auto"/>
        <w:bottom w:val="none" w:sz="0" w:space="0" w:color="auto"/>
        <w:right w:val="none" w:sz="0" w:space="0" w:color="auto"/>
      </w:divBdr>
    </w:div>
    <w:div w:id="1597902125">
      <w:bodyDiv w:val="1"/>
      <w:marLeft w:val="0"/>
      <w:marRight w:val="0"/>
      <w:marTop w:val="0"/>
      <w:marBottom w:val="0"/>
      <w:divBdr>
        <w:top w:val="none" w:sz="0" w:space="0" w:color="auto"/>
        <w:left w:val="none" w:sz="0" w:space="0" w:color="auto"/>
        <w:bottom w:val="none" w:sz="0" w:space="0" w:color="auto"/>
        <w:right w:val="none" w:sz="0" w:space="0" w:color="auto"/>
      </w:divBdr>
    </w:div>
    <w:div w:id="1602101065">
      <w:bodyDiv w:val="1"/>
      <w:marLeft w:val="0"/>
      <w:marRight w:val="0"/>
      <w:marTop w:val="0"/>
      <w:marBottom w:val="0"/>
      <w:divBdr>
        <w:top w:val="none" w:sz="0" w:space="0" w:color="auto"/>
        <w:left w:val="none" w:sz="0" w:space="0" w:color="auto"/>
        <w:bottom w:val="none" w:sz="0" w:space="0" w:color="auto"/>
        <w:right w:val="none" w:sz="0" w:space="0" w:color="auto"/>
      </w:divBdr>
      <w:divsChild>
        <w:div w:id="1806196861">
          <w:marLeft w:val="0"/>
          <w:marRight w:val="0"/>
          <w:marTop w:val="0"/>
          <w:marBottom w:val="0"/>
          <w:divBdr>
            <w:top w:val="none" w:sz="0" w:space="0" w:color="auto"/>
            <w:left w:val="none" w:sz="0" w:space="0" w:color="auto"/>
            <w:bottom w:val="none" w:sz="0" w:space="0" w:color="auto"/>
            <w:right w:val="none" w:sz="0" w:space="0" w:color="auto"/>
          </w:divBdr>
          <w:divsChild>
            <w:div w:id="513885175">
              <w:marLeft w:val="0"/>
              <w:marRight w:val="0"/>
              <w:marTop w:val="0"/>
              <w:marBottom w:val="0"/>
              <w:divBdr>
                <w:top w:val="single" w:sz="6" w:space="4" w:color="CCCCCC"/>
                <w:left w:val="single" w:sz="6" w:space="4" w:color="CCCCCC"/>
                <w:bottom w:val="single" w:sz="6" w:space="4" w:color="CCCCCC"/>
                <w:right w:val="single" w:sz="6" w:space="4" w:color="CCCCCC"/>
              </w:divBdr>
              <w:divsChild>
                <w:div w:id="1682969649">
                  <w:marLeft w:val="0"/>
                  <w:marRight w:val="0"/>
                  <w:marTop w:val="0"/>
                  <w:marBottom w:val="0"/>
                  <w:divBdr>
                    <w:top w:val="none" w:sz="0" w:space="0" w:color="auto"/>
                    <w:left w:val="none" w:sz="0" w:space="0" w:color="auto"/>
                    <w:bottom w:val="none" w:sz="0" w:space="0" w:color="auto"/>
                    <w:right w:val="none" w:sz="0" w:space="0" w:color="auto"/>
                  </w:divBdr>
                </w:div>
                <w:div w:id="571962433">
                  <w:marLeft w:val="0"/>
                  <w:marRight w:val="0"/>
                  <w:marTop w:val="0"/>
                  <w:marBottom w:val="0"/>
                  <w:divBdr>
                    <w:top w:val="none" w:sz="0" w:space="0" w:color="auto"/>
                    <w:left w:val="none" w:sz="0" w:space="0" w:color="auto"/>
                    <w:bottom w:val="none" w:sz="0" w:space="0" w:color="auto"/>
                    <w:right w:val="none" w:sz="0" w:space="0" w:color="auto"/>
                  </w:divBdr>
                </w:div>
                <w:div w:id="474877943">
                  <w:marLeft w:val="0"/>
                  <w:marRight w:val="0"/>
                  <w:marTop w:val="0"/>
                  <w:marBottom w:val="0"/>
                  <w:divBdr>
                    <w:top w:val="none" w:sz="0" w:space="0" w:color="auto"/>
                    <w:left w:val="none" w:sz="0" w:space="0" w:color="auto"/>
                    <w:bottom w:val="none" w:sz="0" w:space="0" w:color="auto"/>
                    <w:right w:val="none" w:sz="0" w:space="0" w:color="auto"/>
                  </w:divBdr>
                </w:div>
                <w:div w:id="182481738">
                  <w:marLeft w:val="0"/>
                  <w:marRight w:val="0"/>
                  <w:marTop w:val="0"/>
                  <w:marBottom w:val="0"/>
                  <w:divBdr>
                    <w:top w:val="none" w:sz="0" w:space="0" w:color="auto"/>
                    <w:left w:val="none" w:sz="0" w:space="0" w:color="auto"/>
                    <w:bottom w:val="none" w:sz="0" w:space="0" w:color="auto"/>
                    <w:right w:val="none" w:sz="0" w:space="0" w:color="auto"/>
                  </w:divBdr>
                </w:div>
                <w:div w:id="2118333562">
                  <w:marLeft w:val="0"/>
                  <w:marRight w:val="0"/>
                  <w:marTop w:val="0"/>
                  <w:marBottom w:val="0"/>
                  <w:divBdr>
                    <w:top w:val="none" w:sz="0" w:space="0" w:color="auto"/>
                    <w:left w:val="none" w:sz="0" w:space="0" w:color="auto"/>
                    <w:bottom w:val="none" w:sz="0" w:space="0" w:color="auto"/>
                    <w:right w:val="none" w:sz="0" w:space="0" w:color="auto"/>
                  </w:divBdr>
                </w:div>
                <w:div w:id="838348067">
                  <w:marLeft w:val="0"/>
                  <w:marRight w:val="0"/>
                  <w:marTop w:val="0"/>
                  <w:marBottom w:val="0"/>
                  <w:divBdr>
                    <w:top w:val="none" w:sz="0" w:space="0" w:color="auto"/>
                    <w:left w:val="none" w:sz="0" w:space="0" w:color="auto"/>
                    <w:bottom w:val="none" w:sz="0" w:space="0" w:color="auto"/>
                    <w:right w:val="none" w:sz="0" w:space="0" w:color="auto"/>
                  </w:divBdr>
                </w:div>
                <w:div w:id="933250446">
                  <w:marLeft w:val="0"/>
                  <w:marRight w:val="0"/>
                  <w:marTop w:val="0"/>
                  <w:marBottom w:val="0"/>
                  <w:divBdr>
                    <w:top w:val="none" w:sz="0" w:space="0" w:color="auto"/>
                    <w:left w:val="none" w:sz="0" w:space="0" w:color="auto"/>
                    <w:bottom w:val="none" w:sz="0" w:space="0" w:color="auto"/>
                    <w:right w:val="none" w:sz="0" w:space="0" w:color="auto"/>
                  </w:divBdr>
                </w:div>
                <w:div w:id="1628663255">
                  <w:marLeft w:val="0"/>
                  <w:marRight w:val="0"/>
                  <w:marTop w:val="0"/>
                  <w:marBottom w:val="0"/>
                  <w:divBdr>
                    <w:top w:val="none" w:sz="0" w:space="0" w:color="auto"/>
                    <w:left w:val="none" w:sz="0" w:space="0" w:color="auto"/>
                    <w:bottom w:val="none" w:sz="0" w:space="0" w:color="auto"/>
                    <w:right w:val="none" w:sz="0" w:space="0" w:color="auto"/>
                  </w:divBdr>
                  <w:divsChild>
                    <w:div w:id="1826166785">
                      <w:marLeft w:val="0"/>
                      <w:marRight w:val="0"/>
                      <w:marTop w:val="0"/>
                      <w:marBottom w:val="0"/>
                      <w:divBdr>
                        <w:top w:val="none" w:sz="0" w:space="0" w:color="auto"/>
                        <w:left w:val="none" w:sz="0" w:space="0" w:color="auto"/>
                        <w:bottom w:val="none" w:sz="0" w:space="0" w:color="auto"/>
                        <w:right w:val="none" w:sz="0" w:space="0" w:color="auto"/>
                      </w:divBdr>
                    </w:div>
                    <w:div w:id="1514300587">
                      <w:marLeft w:val="0"/>
                      <w:marRight w:val="0"/>
                      <w:marTop w:val="0"/>
                      <w:marBottom w:val="0"/>
                      <w:divBdr>
                        <w:top w:val="none" w:sz="0" w:space="0" w:color="auto"/>
                        <w:left w:val="none" w:sz="0" w:space="0" w:color="auto"/>
                        <w:bottom w:val="none" w:sz="0" w:space="0" w:color="auto"/>
                        <w:right w:val="none" w:sz="0" w:space="0" w:color="auto"/>
                      </w:divBdr>
                    </w:div>
                    <w:div w:id="143938159">
                      <w:marLeft w:val="0"/>
                      <w:marRight w:val="0"/>
                      <w:marTop w:val="0"/>
                      <w:marBottom w:val="0"/>
                      <w:divBdr>
                        <w:top w:val="none" w:sz="0" w:space="0" w:color="auto"/>
                        <w:left w:val="none" w:sz="0" w:space="0" w:color="auto"/>
                        <w:bottom w:val="none" w:sz="0" w:space="0" w:color="auto"/>
                        <w:right w:val="none" w:sz="0" w:space="0" w:color="auto"/>
                      </w:divBdr>
                    </w:div>
                    <w:div w:id="336422150">
                      <w:marLeft w:val="0"/>
                      <w:marRight w:val="0"/>
                      <w:marTop w:val="0"/>
                      <w:marBottom w:val="0"/>
                      <w:divBdr>
                        <w:top w:val="none" w:sz="0" w:space="0" w:color="auto"/>
                        <w:left w:val="none" w:sz="0" w:space="0" w:color="auto"/>
                        <w:bottom w:val="none" w:sz="0" w:space="0" w:color="auto"/>
                        <w:right w:val="none" w:sz="0" w:space="0" w:color="auto"/>
                      </w:divBdr>
                    </w:div>
                    <w:div w:id="1094940269">
                      <w:marLeft w:val="0"/>
                      <w:marRight w:val="0"/>
                      <w:marTop w:val="0"/>
                      <w:marBottom w:val="0"/>
                      <w:divBdr>
                        <w:top w:val="none" w:sz="0" w:space="0" w:color="auto"/>
                        <w:left w:val="none" w:sz="0" w:space="0" w:color="auto"/>
                        <w:bottom w:val="none" w:sz="0" w:space="0" w:color="auto"/>
                        <w:right w:val="none" w:sz="0" w:space="0" w:color="auto"/>
                      </w:divBdr>
                    </w:div>
                    <w:div w:id="1893342023">
                      <w:marLeft w:val="0"/>
                      <w:marRight w:val="0"/>
                      <w:marTop w:val="0"/>
                      <w:marBottom w:val="0"/>
                      <w:divBdr>
                        <w:top w:val="none" w:sz="0" w:space="0" w:color="auto"/>
                        <w:left w:val="none" w:sz="0" w:space="0" w:color="auto"/>
                        <w:bottom w:val="none" w:sz="0" w:space="0" w:color="auto"/>
                        <w:right w:val="none" w:sz="0" w:space="0" w:color="auto"/>
                      </w:divBdr>
                    </w:div>
                    <w:div w:id="3172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638352">
          <w:marLeft w:val="0"/>
          <w:marRight w:val="0"/>
          <w:marTop w:val="0"/>
          <w:marBottom w:val="0"/>
          <w:divBdr>
            <w:top w:val="none" w:sz="0" w:space="0" w:color="auto"/>
            <w:left w:val="none" w:sz="0" w:space="0" w:color="auto"/>
            <w:bottom w:val="none" w:sz="0" w:space="0" w:color="auto"/>
            <w:right w:val="none" w:sz="0" w:space="0" w:color="auto"/>
          </w:divBdr>
          <w:divsChild>
            <w:div w:id="1647664244">
              <w:marLeft w:val="0"/>
              <w:marRight w:val="0"/>
              <w:marTop w:val="0"/>
              <w:marBottom w:val="0"/>
              <w:divBdr>
                <w:top w:val="single" w:sz="6" w:space="4" w:color="CCCCCC"/>
                <w:left w:val="single" w:sz="6" w:space="4" w:color="CCCCCC"/>
                <w:bottom w:val="single" w:sz="6" w:space="4" w:color="CCCCCC"/>
                <w:right w:val="single" w:sz="6" w:space="4" w:color="CCCCCC"/>
              </w:divBdr>
              <w:divsChild>
                <w:div w:id="1274048438">
                  <w:marLeft w:val="0"/>
                  <w:marRight w:val="0"/>
                  <w:marTop w:val="0"/>
                  <w:marBottom w:val="0"/>
                  <w:divBdr>
                    <w:top w:val="none" w:sz="0" w:space="0" w:color="auto"/>
                    <w:left w:val="none" w:sz="0" w:space="0" w:color="auto"/>
                    <w:bottom w:val="none" w:sz="0" w:space="0" w:color="auto"/>
                    <w:right w:val="none" w:sz="0" w:space="0" w:color="auto"/>
                  </w:divBdr>
                </w:div>
                <w:div w:id="1016539458">
                  <w:marLeft w:val="0"/>
                  <w:marRight w:val="0"/>
                  <w:marTop w:val="0"/>
                  <w:marBottom w:val="0"/>
                  <w:divBdr>
                    <w:top w:val="none" w:sz="0" w:space="0" w:color="auto"/>
                    <w:left w:val="none" w:sz="0" w:space="0" w:color="auto"/>
                    <w:bottom w:val="none" w:sz="0" w:space="0" w:color="auto"/>
                    <w:right w:val="none" w:sz="0" w:space="0" w:color="auto"/>
                  </w:divBdr>
                </w:div>
                <w:div w:id="1753239410">
                  <w:marLeft w:val="0"/>
                  <w:marRight w:val="0"/>
                  <w:marTop w:val="0"/>
                  <w:marBottom w:val="0"/>
                  <w:divBdr>
                    <w:top w:val="none" w:sz="0" w:space="0" w:color="auto"/>
                    <w:left w:val="none" w:sz="0" w:space="0" w:color="auto"/>
                    <w:bottom w:val="none" w:sz="0" w:space="0" w:color="auto"/>
                    <w:right w:val="none" w:sz="0" w:space="0" w:color="auto"/>
                  </w:divBdr>
                </w:div>
                <w:div w:id="1629160304">
                  <w:marLeft w:val="0"/>
                  <w:marRight w:val="0"/>
                  <w:marTop w:val="0"/>
                  <w:marBottom w:val="0"/>
                  <w:divBdr>
                    <w:top w:val="none" w:sz="0" w:space="0" w:color="auto"/>
                    <w:left w:val="none" w:sz="0" w:space="0" w:color="auto"/>
                    <w:bottom w:val="none" w:sz="0" w:space="0" w:color="auto"/>
                    <w:right w:val="none" w:sz="0" w:space="0" w:color="auto"/>
                  </w:divBdr>
                </w:div>
                <w:div w:id="1942253683">
                  <w:marLeft w:val="0"/>
                  <w:marRight w:val="0"/>
                  <w:marTop w:val="0"/>
                  <w:marBottom w:val="0"/>
                  <w:divBdr>
                    <w:top w:val="none" w:sz="0" w:space="0" w:color="auto"/>
                    <w:left w:val="none" w:sz="0" w:space="0" w:color="auto"/>
                    <w:bottom w:val="none" w:sz="0" w:space="0" w:color="auto"/>
                    <w:right w:val="none" w:sz="0" w:space="0" w:color="auto"/>
                  </w:divBdr>
                </w:div>
                <w:div w:id="579949886">
                  <w:marLeft w:val="0"/>
                  <w:marRight w:val="0"/>
                  <w:marTop w:val="0"/>
                  <w:marBottom w:val="0"/>
                  <w:divBdr>
                    <w:top w:val="none" w:sz="0" w:space="0" w:color="auto"/>
                    <w:left w:val="none" w:sz="0" w:space="0" w:color="auto"/>
                    <w:bottom w:val="none" w:sz="0" w:space="0" w:color="auto"/>
                    <w:right w:val="none" w:sz="0" w:space="0" w:color="auto"/>
                  </w:divBdr>
                  <w:divsChild>
                    <w:div w:id="285817689">
                      <w:marLeft w:val="0"/>
                      <w:marRight w:val="0"/>
                      <w:marTop w:val="0"/>
                      <w:marBottom w:val="0"/>
                      <w:divBdr>
                        <w:top w:val="none" w:sz="0" w:space="0" w:color="auto"/>
                        <w:left w:val="none" w:sz="0" w:space="0" w:color="auto"/>
                        <w:bottom w:val="none" w:sz="0" w:space="0" w:color="auto"/>
                        <w:right w:val="none" w:sz="0" w:space="0" w:color="auto"/>
                      </w:divBdr>
                    </w:div>
                    <w:div w:id="1563177901">
                      <w:marLeft w:val="0"/>
                      <w:marRight w:val="0"/>
                      <w:marTop w:val="0"/>
                      <w:marBottom w:val="0"/>
                      <w:divBdr>
                        <w:top w:val="none" w:sz="0" w:space="0" w:color="auto"/>
                        <w:left w:val="none" w:sz="0" w:space="0" w:color="auto"/>
                        <w:bottom w:val="none" w:sz="0" w:space="0" w:color="auto"/>
                        <w:right w:val="none" w:sz="0" w:space="0" w:color="auto"/>
                      </w:divBdr>
                    </w:div>
                    <w:div w:id="2077388343">
                      <w:marLeft w:val="0"/>
                      <w:marRight w:val="0"/>
                      <w:marTop w:val="0"/>
                      <w:marBottom w:val="0"/>
                      <w:divBdr>
                        <w:top w:val="none" w:sz="0" w:space="0" w:color="auto"/>
                        <w:left w:val="none" w:sz="0" w:space="0" w:color="auto"/>
                        <w:bottom w:val="none" w:sz="0" w:space="0" w:color="auto"/>
                        <w:right w:val="none" w:sz="0" w:space="0" w:color="auto"/>
                      </w:divBdr>
                    </w:div>
                    <w:div w:id="1824618683">
                      <w:marLeft w:val="0"/>
                      <w:marRight w:val="0"/>
                      <w:marTop w:val="0"/>
                      <w:marBottom w:val="0"/>
                      <w:divBdr>
                        <w:top w:val="none" w:sz="0" w:space="0" w:color="auto"/>
                        <w:left w:val="none" w:sz="0" w:space="0" w:color="auto"/>
                        <w:bottom w:val="none" w:sz="0" w:space="0" w:color="auto"/>
                        <w:right w:val="none" w:sz="0" w:space="0" w:color="auto"/>
                      </w:divBdr>
                    </w:div>
                    <w:div w:id="10234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585628">
          <w:marLeft w:val="0"/>
          <w:marRight w:val="0"/>
          <w:marTop w:val="0"/>
          <w:marBottom w:val="0"/>
          <w:divBdr>
            <w:top w:val="none" w:sz="0" w:space="0" w:color="auto"/>
            <w:left w:val="none" w:sz="0" w:space="0" w:color="auto"/>
            <w:bottom w:val="none" w:sz="0" w:space="0" w:color="auto"/>
            <w:right w:val="none" w:sz="0" w:space="0" w:color="auto"/>
          </w:divBdr>
          <w:divsChild>
            <w:div w:id="588198498">
              <w:marLeft w:val="0"/>
              <w:marRight w:val="0"/>
              <w:marTop w:val="0"/>
              <w:marBottom w:val="0"/>
              <w:divBdr>
                <w:top w:val="single" w:sz="6" w:space="4" w:color="CCCCCC"/>
                <w:left w:val="single" w:sz="6" w:space="4" w:color="CCCCCC"/>
                <w:bottom w:val="single" w:sz="6" w:space="4" w:color="CCCCCC"/>
                <w:right w:val="single" w:sz="6" w:space="4" w:color="CCCCCC"/>
              </w:divBdr>
              <w:divsChild>
                <w:div w:id="1533759152">
                  <w:marLeft w:val="0"/>
                  <w:marRight w:val="0"/>
                  <w:marTop w:val="0"/>
                  <w:marBottom w:val="0"/>
                  <w:divBdr>
                    <w:top w:val="none" w:sz="0" w:space="0" w:color="auto"/>
                    <w:left w:val="none" w:sz="0" w:space="0" w:color="auto"/>
                    <w:bottom w:val="none" w:sz="0" w:space="0" w:color="auto"/>
                    <w:right w:val="none" w:sz="0" w:space="0" w:color="auto"/>
                  </w:divBdr>
                </w:div>
                <w:div w:id="1142120281">
                  <w:marLeft w:val="0"/>
                  <w:marRight w:val="0"/>
                  <w:marTop w:val="0"/>
                  <w:marBottom w:val="0"/>
                  <w:divBdr>
                    <w:top w:val="none" w:sz="0" w:space="0" w:color="auto"/>
                    <w:left w:val="none" w:sz="0" w:space="0" w:color="auto"/>
                    <w:bottom w:val="none" w:sz="0" w:space="0" w:color="auto"/>
                    <w:right w:val="none" w:sz="0" w:space="0" w:color="auto"/>
                  </w:divBdr>
                </w:div>
                <w:div w:id="1959681122">
                  <w:marLeft w:val="0"/>
                  <w:marRight w:val="0"/>
                  <w:marTop w:val="0"/>
                  <w:marBottom w:val="0"/>
                  <w:divBdr>
                    <w:top w:val="none" w:sz="0" w:space="0" w:color="auto"/>
                    <w:left w:val="none" w:sz="0" w:space="0" w:color="auto"/>
                    <w:bottom w:val="none" w:sz="0" w:space="0" w:color="auto"/>
                    <w:right w:val="none" w:sz="0" w:space="0" w:color="auto"/>
                  </w:divBdr>
                </w:div>
                <w:div w:id="848445907">
                  <w:marLeft w:val="0"/>
                  <w:marRight w:val="0"/>
                  <w:marTop w:val="0"/>
                  <w:marBottom w:val="0"/>
                  <w:divBdr>
                    <w:top w:val="none" w:sz="0" w:space="0" w:color="auto"/>
                    <w:left w:val="none" w:sz="0" w:space="0" w:color="auto"/>
                    <w:bottom w:val="none" w:sz="0" w:space="0" w:color="auto"/>
                    <w:right w:val="none" w:sz="0" w:space="0" w:color="auto"/>
                  </w:divBdr>
                </w:div>
                <w:div w:id="1473988024">
                  <w:marLeft w:val="0"/>
                  <w:marRight w:val="0"/>
                  <w:marTop w:val="0"/>
                  <w:marBottom w:val="0"/>
                  <w:divBdr>
                    <w:top w:val="none" w:sz="0" w:space="0" w:color="auto"/>
                    <w:left w:val="none" w:sz="0" w:space="0" w:color="auto"/>
                    <w:bottom w:val="none" w:sz="0" w:space="0" w:color="auto"/>
                    <w:right w:val="none" w:sz="0" w:space="0" w:color="auto"/>
                  </w:divBdr>
                </w:div>
                <w:div w:id="1312517576">
                  <w:marLeft w:val="0"/>
                  <w:marRight w:val="0"/>
                  <w:marTop w:val="0"/>
                  <w:marBottom w:val="0"/>
                  <w:divBdr>
                    <w:top w:val="none" w:sz="0" w:space="0" w:color="auto"/>
                    <w:left w:val="none" w:sz="0" w:space="0" w:color="auto"/>
                    <w:bottom w:val="none" w:sz="0" w:space="0" w:color="auto"/>
                    <w:right w:val="none" w:sz="0" w:space="0" w:color="auto"/>
                  </w:divBdr>
                </w:div>
                <w:div w:id="920992635">
                  <w:marLeft w:val="0"/>
                  <w:marRight w:val="0"/>
                  <w:marTop w:val="0"/>
                  <w:marBottom w:val="0"/>
                  <w:divBdr>
                    <w:top w:val="none" w:sz="0" w:space="0" w:color="auto"/>
                    <w:left w:val="none" w:sz="0" w:space="0" w:color="auto"/>
                    <w:bottom w:val="none" w:sz="0" w:space="0" w:color="auto"/>
                    <w:right w:val="none" w:sz="0" w:space="0" w:color="auto"/>
                  </w:divBdr>
                  <w:divsChild>
                    <w:div w:id="864096009">
                      <w:marLeft w:val="0"/>
                      <w:marRight w:val="0"/>
                      <w:marTop w:val="0"/>
                      <w:marBottom w:val="0"/>
                      <w:divBdr>
                        <w:top w:val="none" w:sz="0" w:space="0" w:color="auto"/>
                        <w:left w:val="none" w:sz="0" w:space="0" w:color="auto"/>
                        <w:bottom w:val="none" w:sz="0" w:space="0" w:color="auto"/>
                        <w:right w:val="none" w:sz="0" w:space="0" w:color="auto"/>
                      </w:divBdr>
                    </w:div>
                    <w:div w:id="1441295230">
                      <w:marLeft w:val="0"/>
                      <w:marRight w:val="0"/>
                      <w:marTop w:val="0"/>
                      <w:marBottom w:val="0"/>
                      <w:divBdr>
                        <w:top w:val="none" w:sz="0" w:space="0" w:color="auto"/>
                        <w:left w:val="none" w:sz="0" w:space="0" w:color="auto"/>
                        <w:bottom w:val="none" w:sz="0" w:space="0" w:color="auto"/>
                        <w:right w:val="none" w:sz="0" w:space="0" w:color="auto"/>
                      </w:divBdr>
                    </w:div>
                    <w:div w:id="1883595316">
                      <w:marLeft w:val="0"/>
                      <w:marRight w:val="0"/>
                      <w:marTop w:val="0"/>
                      <w:marBottom w:val="0"/>
                      <w:divBdr>
                        <w:top w:val="none" w:sz="0" w:space="0" w:color="auto"/>
                        <w:left w:val="none" w:sz="0" w:space="0" w:color="auto"/>
                        <w:bottom w:val="none" w:sz="0" w:space="0" w:color="auto"/>
                        <w:right w:val="none" w:sz="0" w:space="0" w:color="auto"/>
                      </w:divBdr>
                    </w:div>
                    <w:div w:id="2143620633">
                      <w:marLeft w:val="0"/>
                      <w:marRight w:val="0"/>
                      <w:marTop w:val="0"/>
                      <w:marBottom w:val="0"/>
                      <w:divBdr>
                        <w:top w:val="none" w:sz="0" w:space="0" w:color="auto"/>
                        <w:left w:val="none" w:sz="0" w:space="0" w:color="auto"/>
                        <w:bottom w:val="none" w:sz="0" w:space="0" w:color="auto"/>
                        <w:right w:val="none" w:sz="0" w:space="0" w:color="auto"/>
                      </w:divBdr>
                    </w:div>
                    <w:div w:id="1691838496">
                      <w:marLeft w:val="0"/>
                      <w:marRight w:val="0"/>
                      <w:marTop w:val="0"/>
                      <w:marBottom w:val="0"/>
                      <w:divBdr>
                        <w:top w:val="none" w:sz="0" w:space="0" w:color="auto"/>
                        <w:left w:val="none" w:sz="0" w:space="0" w:color="auto"/>
                        <w:bottom w:val="none" w:sz="0" w:space="0" w:color="auto"/>
                        <w:right w:val="none" w:sz="0" w:space="0" w:color="auto"/>
                      </w:divBdr>
                    </w:div>
                    <w:div w:id="113208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306650">
      <w:bodyDiv w:val="1"/>
      <w:marLeft w:val="0"/>
      <w:marRight w:val="0"/>
      <w:marTop w:val="0"/>
      <w:marBottom w:val="0"/>
      <w:divBdr>
        <w:top w:val="none" w:sz="0" w:space="0" w:color="auto"/>
        <w:left w:val="none" w:sz="0" w:space="0" w:color="auto"/>
        <w:bottom w:val="none" w:sz="0" w:space="0" w:color="auto"/>
        <w:right w:val="none" w:sz="0" w:space="0" w:color="auto"/>
      </w:divBdr>
    </w:div>
    <w:div w:id="1666399199">
      <w:bodyDiv w:val="1"/>
      <w:marLeft w:val="0"/>
      <w:marRight w:val="0"/>
      <w:marTop w:val="0"/>
      <w:marBottom w:val="0"/>
      <w:divBdr>
        <w:top w:val="none" w:sz="0" w:space="0" w:color="auto"/>
        <w:left w:val="none" w:sz="0" w:space="0" w:color="auto"/>
        <w:bottom w:val="none" w:sz="0" w:space="0" w:color="auto"/>
        <w:right w:val="none" w:sz="0" w:space="0" w:color="auto"/>
      </w:divBdr>
    </w:div>
    <w:div w:id="1666588536">
      <w:bodyDiv w:val="1"/>
      <w:marLeft w:val="0"/>
      <w:marRight w:val="0"/>
      <w:marTop w:val="0"/>
      <w:marBottom w:val="0"/>
      <w:divBdr>
        <w:top w:val="none" w:sz="0" w:space="0" w:color="auto"/>
        <w:left w:val="none" w:sz="0" w:space="0" w:color="auto"/>
        <w:bottom w:val="none" w:sz="0" w:space="0" w:color="auto"/>
        <w:right w:val="none" w:sz="0" w:space="0" w:color="auto"/>
      </w:divBdr>
      <w:divsChild>
        <w:div w:id="746415527">
          <w:marLeft w:val="0"/>
          <w:marRight w:val="0"/>
          <w:marTop w:val="0"/>
          <w:marBottom w:val="240"/>
          <w:divBdr>
            <w:top w:val="single" w:sz="6" w:space="0" w:color="DDDDDD"/>
            <w:left w:val="single" w:sz="6" w:space="0" w:color="DDDDDD"/>
            <w:bottom w:val="single" w:sz="6" w:space="0" w:color="CCCCCC"/>
            <w:right w:val="single" w:sz="6" w:space="0" w:color="DDDDDD"/>
          </w:divBdr>
          <w:divsChild>
            <w:div w:id="1771317389">
              <w:marLeft w:val="0"/>
              <w:marRight w:val="0"/>
              <w:marTop w:val="0"/>
              <w:marBottom w:val="0"/>
              <w:divBdr>
                <w:top w:val="none" w:sz="0" w:space="0" w:color="auto"/>
                <w:left w:val="none" w:sz="0" w:space="0" w:color="auto"/>
                <w:bottom w:val="single" w:sz="6" w:space="0" w:color="DDDDDD"/>
                <w:right w:val="none" w:sz="0" w:space="0" w:color="auto"/>
              </w:divBdr>
              <w:divsChild>
                <w:div w:id="1787498983">
                  <w:marLeft w:val="0"/>
                  <w:marRight w:val="0"/>
                  <w:marTop w:val="0"/>
                  <w:marBottom w:val="0"/>
                  <w:divBdr>
                    <w:top w:val="none" w:sz="0" w:space="0" w:color="auto"/>
                    <w:left w:val="none" w:sz="0" w:space="0" w:color="auto"/>
                    <w:bottom w:val="none" w:sz="0" w:space="0" w:color="auto"/>
                    <w:right w:val="none" w:sz="0" w:space="0" w:color="auto"/>
                  </w:divBdr>
                  <w:divsChild>
                    <w:div w:id="737946216">
                      <w:marLeft w:val="0"/>
                      <w:marRight w:val="0"/>
                      <w:marTop w:val="0"/>
                      <w:marBottom w:val="0"/>
                      <w:divBdr>
                        <w:top w:val="none" w:sz="0" w:space="0" w:color="auto"/>
                        <w:left w:val="none" w:sz="0" w:space="0" w:color="auto"/>
                        <w:bottom w:val="none" w:sz="0" w:space="0" w:color="auto"/>
                        <w:right w:val="none" w:sz="0" w:space="0" w:color="auto"/>
                      </w:divBdr>
                      <w:divsChild>
                        <w:div w:id="1418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79192">
              <w:marLeft w:val="0"/>
              <w:marRight w:val="0"/>
              <w:marTop w:val="0"/>
              <w:marBottom w:val="0"/>
              <w:divBdr>
                <w:top w:val="none" w:sz="0" w:space="0" w:color="auto"/>
                <w:left w:val="none" w:sz="0" w:space="0" w:color="auto"/>
                <w:bottom w:val="none" w:sz="0" w:space="0" w:color="auto"/>
                <w:right w:val="none" w:sz="0" w:space="0" w:color="auto"/>
              </w:divBdr>
            </w:div>
          </w:divsChild>
        </w:div>
        <w:div w:id="2036881637">
          <w:marLeft w:val="0"/>
          <w:marRight w:val="0"/>
          <w:marTop w:val="0"/>
          <w:marBottom w:val="240"/>
          <w:divBdr>
            <w:top w:val="single" w:sz="6" w:space="0" w:color="DDDDDD"/>
            <w:left w:val="single" w:sz="6" w:space="0" w:color="DDDDDD"/>
            <w:bottom w:val="single" w:sz="6" w:space="0" w:color="CCCCCC"/>
            <w:right w:val="single" w:sz="6" w:space="0" w:color="DDDDDD"/>
          </w:divBdr>
          <w:divsChild>
            <w:div w:id="1905632">
              <w:marLeft w:val="0"/>
              <w:marRight w:val="0"/>
              <w:marTop w:val="0"/>
              <w:marBottom w:val="0"/>
              <w:divBdr>
                <w:top w:val="none" w:sz="0" w:space="0" w:color="auto"/>
                <w:left w:val="none" w:sz="0" w:space="0" w:color="auto"/>
                <w:bottom w:val="single" w:sz="6" w:space="0" w:color="DDDDDD"/>
                <w:right w:val="none" w:sz="0" w:space="0" w:color="auto"/>
              </w:divBdr>
              <w:divsChild>
                <w:div w:id="553273869">
                  <w:marLeft w:val="0"/>
                  <w:marRight w:val="0"/>
                  <w:marTop w:val="0"/>
                  <w:marBottom w:val="0"/>
                  <w:divBdr>
                    <w:top w:val="none" w:sz="0" w:space="0" w:color="auto"/>
                    <w:left w:val="none" w:sz="0" w:space="0" w:color="auto"/>
                    <w:bottom w:val="none" w:sz="0" w:space="0" w:color="auto"/>
                    <w:right w:val="none" w:sz="0" w:space="0" w:color="auto"/>
                  </w:divBdr>
                  <w:divsChild>
                    <w:div w:id="56242300">
                      <w:marLeft w:val="0"/>
                      <w:marRight w:val="0"/>
                      <w:marTop w:val="0"/>
                      <w:marBottom w:val="0"/>
                      <w:divBdr>
                        <w:top w:val="none" w:sz="0" w:space="0" w:color="auto"/>
                        <w:left w:val="none" w:sz="0" w:space="0" w:color="auto"/>
                        <w:bottom w:val="none" w:sz="0" w:space="0" w:color="auto"/>
                        <w:right w:val="none" w:sz="0" w:space="0" w:color="auto"/>
                      </w:divBdr>
                      <w:divsChild>
                        <w:div w:id="9455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812579">
      <w:bodyDiv w:val="1"/>
      <w:marLeft w:val="0"/>
      <w:marRight w:val="0"/>
      <w:marTop w:val="0"/>
      <w:marBottom w:val="0"/>
      <w:divBdr>
        <w:top w:val="none" w:sz="0" w:space="0" w:color="auto"/>
        <w:left w:val="none" w:sz="0" w:space="0" w:color="auto"/>
        <w:bottom w:val="none" w:sz="0" w:space="0" w:color="auto"/>
        <w:right w:val="none" w:sz="0" w:space="0" w:color="auto"/>
      </w:divBdr>
    </w:div>
    <w:div w:id="1812405854">
      <w:bodyDiv w:val="1"/>
      <w:marLeft w:val="0"/>
      <w:marRight w:val="0"/>
      <w:marTop w:val="0"/>
      <w:marBottom w:val="0"/>
      <w:divBdr>
        <w:top w:val="none" w:sz="0" w:space="0" w:color="auto"/>
        <w:left w:val="none" w:sz="0" w:space="0" w:color="auto"/>
        <w:bottom w:val="none" w:sz="0" w:space="0" w:color="auto"/>
        <w:right w:val="none" w:sz="0" w:space="0" w:color="auto"/>
      </w:divBdr>
    </w:div>
    <w:div w:id="1843473797">
      <w:bodyDiv w:val="1"/>
      <w:marLeft w:val="0"/>
      <w:marRight w:val="0"/>
      <w:marTop w:val="0"/>
      <w:marBottom w:val="0"/>
      <w:divBdr>
        <w:top w:val="none" w:sz="0" w:space="0" w:color="auto"/>
        <w:left w:val="none" w:sz="0" w:space="0" w:color="auto"/>
        <w:bottom w:val="none" w:sz="0" w:space="0" w:color="auto"/>
        <w:right w:val="none" w:sz="0" w:space="0" w:color="auto"/>
      </w:divBdr>
      <w:divsChild>
        <w:div w:id="908269603">
          <w:marLeft w:val="0"/>
          <w:marRight w:val="0"/>
          <w:marTop w:val="0"/>
          <w:marBottom w:val="0"/>
          <w:divBdr>
            <w:top w:val="none" w:sz="0" w:space="0" w:color="auto"/>
            <w:left w:val="none" w:sz="0" w:space="0" w:color="auto"/>
            <w:bottom w:val="none" w:sz="0" w:space="0" w:color="auto"/>
            <w:right w:val="none" w:sz="0" w:space="0" w:color="auto"/>
          </w:divBdr>
          <w:divsChild>
            <w:div w:id="1304196552">
              <w:marLeft w:val="0"/>
              <w:marRight w:val="0"/>
              <w:marTop w:val="0"/>
              <w:marBottom w:val="0"/>
              <w:divBdr>
                <w:top w:val="none" w:sz="0" w:space="0" w:color="auto"/>
                <w:left w:val="none" w:sz="0" w:space="0" w:color="auto"/>
                <w:bottom w:val="none" w:sz="0" w:space="0" w:color="auto"/>
                <w:right w:val="none" w:sz="0" w:space="0" w:color="auto"/>
              </w:divBdr>
              <w:divsChild>
                <w:div w:id="519121721">
                  <w:marLeft w:val="0"/>
                  <w:marRight w:val="0"/>
                  <w:marTop w:val="0"/>
                  <w:marBottom w:val="0"/>
                  <w:divBdr>
                    <w:top w:val="none" w:sz="0" w:space="0" w:color="auto"/>
                    <w:left w:val="none" w:sz="0" w:space="0" w:color="auto"/>
                    <w:bottom w:val="none" w:sz="0" w:space="0" w:color="auto"/>
                    <w:right w:val="none" w:sz="0" w:space="0" w:color="auto"/>
                  </w:divBdr>
                  <w:divsChild>
                    <w:div w:id="590623681">
                      <w:marLeft w:val="-488"/>
                      <w:marRight w:val="-488"/>
                      <w:marTop w:val="0"/>
                      <w:marBottom w:val="0"/>
                      <w:divBdr>
                        <w:top w:val="none" w:sz="0" w:space="0" w:color="auto"/>
                        <w:left w:val="none" w:sz="0" w:space="0" w:color="auto"/>
                        <w:bottom w:val="none" w:sz="0" w:space="0" w:color="auto"/>
                        <w:right w:val="none" w:sz="0" w:space="0" w:color="auto"/>
                      </w:divBdr>
                      <w:divsChild>
                        <w:div w:id="159203353">
                          <w:marLeft w:val="0"/>
                          <w:marRight w:val="0"/>
                          <w:marTop w:val="0"/>
                          <w:marBottom w:val="0"/>
                          <w:divBdr>
                            <w:top w:val="none" w:sz="0" w:space="0" w:color="auto"/>
                            <w:left w:val="none" w:sz="0" w:space="0" w:color="auto"/>
                            <w:bottom w:val="none" w:sz="0" w:space="0" w:color="auto"/>
                            <w:right w:val="none" w:sz="0" w:space="0" w:color="auto"/>
                          </w:divBdr>
                          <w:divsChild>
                            <w:div w:id="485169207">
                              <w:marLeft w:val="0"/>
                              <w:marRight w:val="0"/>
                              <w:marTop w:val="0"/>
                              <w:marBottom w:val="0"/>
                              <w:divBdr>
                                <w:top w:val="none" w:sz="0" w:space="0" w:color="auto"/>
                                <w:left w:val="none" w:sz="0" w:space="0" w:color="auto"/>
                                <w:bottom w:val="none" w:sz="0" w:space="0" w:color="auto"/>
                                <w:right w:val="none" w:sz="0" w:space="0" w:color="auto"/>
                              </w:divBdr>
                              <w:divsChild>
                                <w:div w:id="415173283">
                                  <w:marLeft w:val="0"/>
                                  <w:marRight w:val="0"/>
                                  <w:marTop w:val="0"/>
                                  <w:marBottom w:val="0"/>
                                  <w:divBdr>
                                    <w:top w:val="none" w:sz="0" w:space="0" w:color="auto"/>
                                    <w:left w:val="none" w:sz="0" w:space="0" w:color="auto"/>
                                    <w:bottom w:val="none" w:sz="0" w:space="0" w:color="auto"/>
                                    <w:right w:val="none" w:sz="0" w:space="0" w:color="auto"/>
                                  </w:divBdr>
                                  <w:divsChild>
                                    <w:div w:id="250045633">
                                      <w:marLeft w:val="0"/>
                                      <w:marRight w:val="0"/>
                                      <w:marTop w:val="0"/>
                                      <w:marBottom w:val="525"/>
                                      <w:divBdr>
                                        <w:top w:val="none" w:sz="0" w:space="0" w:color="auto"/>
                                        <w:left w:val="none" w:sz="0" w:space="0" w:color="auto"/>
                                        <w:bottom w:val="none" w:sz="0" w:space="0" w:color="auto"/>
                                        <w:right w:val="none" w:sz="0" w:space="0" w:color="auto"/>
                                      </w:divBdr>
                                      <w:divsChild>
                                        <w:div w:id="445321131">
                                          <w:marLeft w:val="0"/>
                                          <w:marRight w:val="0"/>
                                          <w:marTop w:val="0"/>
                                          <w:marBottom w:val="0"/>
                                          <w:divBdr>
                                            <w:top w:val="none" w:sz="0" w:space="0" w:color="auto"/>
                                            <w:left w:val="none" w:sz="0" w:space="0" w:color="auto"/>
                                            <w:bottom w:val="none" w:sz="0" w:space="0" w:color="auto"/>
                                            <w:right w:val="none" w:sz="0" w:space="0" w:color="auto"/>
                                          </w:divBdr>
                                        </w:div>
                                      </w:divsChild>
                                    </w:div>
                                    <w:div w:id="2056655803">
                                      <w:marLeft w:val="0"/>
                                      <w:marRight w:val="0"/>
                                      <w:marTop w:val="0"/>
                                      <w:marBottom w:val="525"/>
                                      <w:divBdr>
                                        <w:top w:val="none" w:sz="0" w:space="0" w:color="auto"/>
                                        <w:left w:val="none" w:sz="0" w:space="0" w:color="auto"/>
                                        <w:bottom w:val="none" w:sz="0" w:space="0" w:color="auto"/>
                                        <w:right w:val="none" w:sz="0" w:space="0" w:color="auto"/>
                                      </w:divBdr>
                                      <w:divsChild>
                                        <w:div w:id="1996107175">
                                          <w:marLeft w:val="0"/>
                                          <w:marRight w:val="0"/>
                                          <w:marTop w:val="0"/>
                                          <w:marBottom w:val="0"/>
                                          <w:divBdr>
                                            <w:top w:val="none" w:sz="0" w:space="0" w:color="auto"/>
                                            <w:left w:val="none" w:sz="0" w:space="0" w:color="auto"/>
                                            <w:bottom w:val="none" w:sz="0" w:space="0" w:color="auto"/>
                                            <w:right w:val="none" w:sz="0" w:space="0" w:color="auto"/>
                                          </w:divBdr>
                                        </w:div>
                                      </w:divsChild>
                                    </w:div>
                                    <w:div w:id="1406801869">
                                      <w:marLeft w:val="0"/>
                                      <w:marRight w:val="0"/>
                                      <w:marTop w:val="0"/>
                                      <w:marBottom w:val="525"/>
                                      <w:divBdr>
                                        <w:top w:val="none" w:sz="0" w:space="0" w:color="auto"/>
                                        <w:left w:val="none" w:sz="0" w:space="0" w:color="auto"/>
                                        <w:bottom w:val="none" w:sz="0" w:space="0" w:color="auto"/>
                                        <w:right w:val="none" w:sz="0" w:space="0" w:color="auto"/>
                                      </w:divBdr>
                                      <w:divsChild>
                                        <w:div w:id="1836527254">
                                          <w:marLeft w:val="0"/>
                                          <w:marRight w:val="0"/>
                                          <w:marTop w:val="0"/>
                                          <w:marBottom w:val="0"/>
                                          <w:divBdr>
                                            <w:top w:val="none" w:sz="0" w:space="0" w:color="auto"/>
                                            <w:left w:val="none" w:sz="0" w:space="0" w:color="auto"/>
                                            <w:bottom w:val="none" w:sz="0" w:space="0" w:color="auto"/>
                                            <w:right w:val="none" w:sz="0" w:space="0" w:color="auto"/>
                                          </w:divBdr>
                                        </w:div>
                                      </w:divsChild>
                                    </w:div>
                                    <w:div w:id="535116850">
                                      <w:marLeft w:val="0"/>
                                      <w:marRight w:val="0"/>
                                      <w:marTop w:val="0"/>
                                      <w:marBottom w:val="525"/>
                                      <w:divBdr>
                                        <w:top w:val="none" w:sz="0" w:space="0" w:color="auto"/>
                                        <w:left w:val="none" w:sz="0" w:space="0" w:color="auto"/>
                                        <w:bottom w:val="none" w:sz="0" w:space="0" w:color="auto"/>
                                        <w:right w:val="none" w:sz="0" w:space="0" w:color="auto"/>
                                      </w:divBdr>
                                      <w:divsChild>
                                        <w:div w:id="82529646">
                                          <w:marLeft w:val="0"/>
                                          <w:marRight w:val="0"/>
                                          <w:marTop w:val="0"/>
                                          <w:marBottom w:val="0"/>
                                          <w:divBdr>
                                            <w:top w:val="none" w:sz="0" w:space="0" w:color="auto"/>
                                            <w:left w:val="none" w:sz="0" w:space="0" w:color="auto"/>
                                            <w:bottom w:val="none" w:sz="0" w:space="0" w:color="auto"/>
                                            <w:right w:val="none" w:sz="0" w:space="0" w:color="auto"/>
                                          </w:divBdr>
                                        </w:div>
                                      </w:divsChild>
                                    </w:div>
                                    <w:div w:id="145054273">
                                      <w:marLeft w:val="-225"/>
                                      <w:marRight w:val="-225"/>
                                      <w:marTop w:val="0"/>
                                      <w:marBottom w:val="0"/>
                                      <w:divBdr>
                                        <w:top w:val="none" w:sz="0" w:space="0" w:color="auto"/>
                                        <w:left w:val="none" w:sz="0" w:space="0" w:color="auto"/>
                                        <w:bottom w:val="none" w:sz="0" w:space="0" w:color="auto"/>
                                        <w:right w:val="none" w:sz="0" w:space="0" w:color="auto"/>
                                      </w:divBdr>
                                      <w:divsChild>
                                        <w:div w:id="1273055274">
                                          <w:marLeft w:val="0"/>
                                          <w:marRight w:val="0"/>
                                          <w:marTop w:val="0"/>
                                          <w:marBottom w:val="0"/>
                                          <w:divBdr>
                                            <w:top w:val="none" w:sz="0" w:space="0" w:color="auto"/>
                                            <w:left w:val="none" w:sz="0" w:space="0" w:color="auto"/>
                                            <w:bottom w:val="none" w:sz="0" w:space="0" w:color="auto"/>
                                            <w:right w:val="none" w:sz="0" w:space="0" w:color="auto"/>
                                          </w:divBdr>
                                          <w:divsChild>
                                            <w:div w:id="48967885">
                                              <w:marLeft w:val="0"/>
                                              <w:marRight w:val="0"/>
                                              <w:marTop w:val="0"/>
                                              <w:marBottom w:val="0"/>
                                              <w:divBdr>
                                                <w:top w:val="none" w:sz="0" w:space="0" w:color="auto"/>
                                                <w:left w:val="none" w:sz="0" w:space="0" w:color="auto"/>
                                                <w:bottom w:val="none" w:sz="0" w:space="0" w:color="auto"/>
                                                <w:right w:val="none" w:sz="0" w:space="0" w:color="auto"/>
                                              </w:divBdr>
                                              <w:divsChild>
                                                <w:div w:id="2079933842">
                                                  <w:marLeft w:val="0"/>
                                                  <w:marRight w:val="0"/>
                                                  <w:marTop w:val="0"/>
                                                  <w:marBottom w:val="0"/>
                                                  <w:divBdr>
                                                    <w:top w:val="none" w:sz="0" w:space="0" w:color="auto"/>
                                                    <w:left w:val="none" w:sz="0" w:space="0" w:color="auto"/>
                                                    <w:bottom w:val="none" w:sz="0" w:space="0" w:color="auto"/>
                                                    <w:right w:val="none" w:sz="0" w:space="0" w:color="auto"/>
                                                  </w:divBdr>
                                                  <w:divsChild>
                                                    <w:div w:id="689838021">
                                                      <w:marLeft w:val="0"/>
                                                      <w:marRight w:val="0"/>
                                                      <w:marTop w:val="0"/>
                                                      <w:marBottom w:val="525"/>
                                                      <w:divBdr>
                                                        <w:top w:val="none" w:sz="0" w:space="0" w:color="auto"/>
                                                        <w:left w:val="none" w:sz="0" w:space="0" w:color="auto"/>
                                                        <w:bottom w:val="none" w:sz="0" w:space="0" w:color="auto"/>
                                                        <w:right w:val="none" w:sz="0" w:space="0" w:color="auto"/>
                                                      </w:divBdr>
                                                      <w:divsChild>
                                                        <w:div w:id="582446973">
                                                          <w:marLeft w:val="0"/>
                                                          <w:marRight w:val="0"/>
                                                          <w:marTop w:val="0"/>
                                                          <w:marBottom w:val="0"/>
                                                          <w:divBdr>
                                                            <w:top w:val="none" w:sz="0" w:space="0" w:color="auto"/>
                                                            <w:left w:val="none" w:sz="0" w:space="0" w:color="auto"/>
                                                            <w:bottom w:val="none" w:sz="0" w:space="0" w:color="auto"/>
                                                            <w:right w:val="none" w:sz="0" w:space="0" w:color="auto"/>
                                                          </w:divBdr>
                                                          <w:divsChild>
                                                            <w:div w:id="28045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144901">
                                      <w:marLeft w:val="0"/>
                                      <w:marRight w:val="0"/>
                                      <w:marTop w:val="0"/>
                                      <w:marBottom w:val="0"/>
                                      <w:divBdr>
                                        <w:top w:val="none" w:sz="0" w:space="0" w:color="auto"/>
                                        <w:left w:val="none" w:sz="0" w:space="0" w:color="auto"/>
                                        <w:bottom w:val="none" w:sz="0" w:space="0" w:color="auto"/>
                                        <w:right w:val="none" w:sz="0" w:space="0" w:color="auto"/>
                                      </w:divBdr>
                                      <w:divsChild>
                                        <w:div w:id="1696688860">
                                          <w:marLeft w:val="0"/>
                                          <w:marRight w:val="0"/>
                                          <w:marTop w:val="0"/>
                                          <w:marBottom w:val="0"/>
                                          <w:divBdr>
                                            <w:top w:val="none" w:sz="0" w:space="0" w:color="auto"/>
                                            <w:left w:val="none" w:sz="0" w:space="0" w:color="auto"/>
                                            <w:bottom w:val="none" w:sz="0" w:space="0" w:color="auto"/>
                                            <w:right w:val="none" w:sz="0" w:space="0" w:color="auto"/>
                                          </w:divBdr>
                                          <w:divsChild>
                                            <w:div w:id="413480290">
                                              <w:marLeft w:val="0"/>
                                              <w:marRight w:val="0"/>
                                              <w:marTop w:val="0"/>
                                              <w:marBottom w:val="375"/>
                                              <w:divBdr>
                                                <w:top w:val="none" w:sz="0" w:space="0" w:color="auto"/>
                                                <w:left w:val="none" w:sz="0" w:space="0" w:color="auto"/>
                                                <w:bottom w:val="single" w:sz="6" w:space="19" w:color="EEEEEE"/>
                                                <w:right w:val="none" w:sz="0" w:space="0" w:color="auto"/>
                                              </w:divBdr>
                                            </w:div>
                                            <w:div w:id="2032761213">
                                              <w:marLeft w:val="0"/>
                                              <w:marRight w:val="0"/>
                                              <w:marTop w:val="0"/>
                                              <w:marBottom w:val="0"/>
                                              <w:divBdr>
                                                <w:top w:val="none" w:sz="0" w:space="0" w:color="auto"/>
                                                <w:left w:val="none" w:sz="0" w:space="0" w:color="auto"/>
                                                <w:bottom w:val="none" w:sz="0" w:space="0" w:color="auto"/>
                                                <w:right w:val="none" w:sz="0" w:space="0" w:color="auto"/>
                                              </w:divBdr>
                                              <w:divsChild>
                                                <w:div w:id="154956177">
                                                  <w:marLeft w:val="0"/>
                                                  <w:marRight w:val="0"/>
                                                  <w:marTop w:val="0"/>
                                                  <w:marBottom w:val="0"/>
                                                  <w:divBdr>
                                                    <w:top w:val="none" w:sz="0" w:space="0" w:color="auto"/>
                                                    <w:left w:val="none" w:sz="0" w:space="0" w:color="auto"/>
                                                    <w:bottom w:val="none" w:sz="0" w:space="0" w:color="auto"/>
                                                    <w:right w:val="none" w:sz="0" w:space="0" w:color="auto"/>
                                                  </w:divBdr>
                                                  <w:divsChild>
                                                    <w:div w:id="1124612664">
                                                      <w:marLeft w:val="0"/>
                                                      <w:marRight w:val="0"/>
                                                      <w:marTop w:val="0"/>
                                                      <w:marBottom w:val="0"/>
                                                      <w:divBdr>
                                                        <w:top w:val="none" w:sz="0" w:space="0" w:color="auto"/>
                                                        <w:left w:val="none" w:sz="0" w:space="0" w:color="auto"/>
                                                        <w:bottom w:val="none" w:sz="0" w:space="0" w:color="auto"/>
                                                        <w:right w:val="none" w:sz="0" w:space="0" w:color="auto"/>
                                                      </w:divBdr>
                                                      <w:divsChild>
                                                        <w:div w:id="2129886879">
                                                          <w:marLeft w:val="0"/>
                                                          <w:marRight w:val="0"/>
                                                          <w:marTop w:val="0"/>
                                                          <w:marBottom w:val="0"/>
                                                          <w:divBdr>
                                                            <w:top w:val="none" w:sz="0" w:space="0" w:color="auto"/>
                                                            <w:left w:val="none" w:sz="0" w:space="0" w:color="auto"/>
                                                            <w:bottom w:val="none" w:sz="0" w:space="0" w:color="auto"/>
                                                            <w:right w:val="none" w:sz="0" w:space="0" w:color="auto"/>
                                                          </w:divBdr>
                                                        </w:div>
                                                      </w:divsChild>
                                                    </w:div>
                                                    <w:div w:id="848372016">
                                                      <w:marLeft w:val="0"/>
                                                      <w:marRight w:val="0"/>
                                                      <w:marTop w:val="0"/>
                                                      <w:marBottom w:val="225"/>
                                                      <w:divBdr>
                                                        <w:top w:val="single" w:sz="24" w:space="0" w:color="995FB6"/>
                                                        <w:left w:val="none" w:sz="0" w:space="0" w:color="auto"/>
                                                        <w:bottom w:val="none" w:sz="0" w:space="0" w:color="auto"/>
                                                        <w:right w:val="none" w:sz="0" w:space="0" w:color="auto"/>
                                                      </w:divBdr>
                                                    </w:div>
                                                    <w:div w:id="1362903692">
                                                      <w:marLeft w:val="0"/>
                                                      <w:marRight w:val="0"/>
                                                      <w:marTop w:val="0"/>
                                                      <w:marBottom w:val="0"/>
                                                      <w:divBdr>
                                                        <w:top w:val="none" w:sz="0" w:space="0" w:color="auto"/>
                                                        <w:left w:val="none" w:sz="0" w:space="0" w:color="auto"/>
                                                        <w:bottom w:val="none" w:sz="0" w:space="0" w:color="auto"/>
                                                        <w:right w:val="none" w:sz="0" w:space="0" w:color="auto"/>
                                                      </w:divBdr>
                                                    </w:div>
                                                    <w:div w:id="1261061155">
                                                      <w:marLeft w:val="0"/>
                                                      <w:marRight w:val="0"/>
                                                      <w:marTop w:val="0"/>
                                                      <w:marBottom w:val="225"/>
                                                      <w:divBdr>
                                                        <w:top w:val="single" w:sz="24" w:space="0" w:color="995FB6"/>
                                                        <w:left w:val="none" w:sz="0" w:space="0" w:color="auto"/>
                                                        <w:bottom w:val="none" w:sz="0" w:space="0" w:color="auto"/>
                                                        <w:right w:val="none" w:sz="0" w:space="0" w:color="auto"/>
                                                      </w:divBdr>
                                                    </w:div>
                                                    <w:div w:id="1463186049">
                                                      <w:marLeft w:val="0"/>
                                                      <w:marRight w:val="0"/>
                                                      <w:marTop w:val="0"/>
                                                      <w:marBottom w:val="0"/>
                                                      <w:divBdr>
                                                        <w:top w:val="none" w:sz="0" w:space="0" w:color="auto"/>
                                                        <w:left w:val="none" w:sz="0" w:space="0" w:color="auto"/>
                                                        <w:bottom w:val="none" w:sz="0" w:space="0" w:color="auto"/>
                                                        <w:right w:val="none" w:sz="0" w:space="0" w:color="auto"/>
                                                      </w:divBdr>
                                                    </w:div>
                                                    <w:div w:id="659433218">
                                                      <w:marLeft w:val="0"/>
                                                      <w:marRight w:val="0"/>
                                                      <w:marTop w:val="0"/>
                                                      <w:marBottom w:val="0"/>
                                                      <w:divBdr>
                                                        <w:top w:val="none" w:sz="0" w:space="0" w:color="auto"/>
                                                        <w:left w:val="none" w:sz="0" w:space="0" w:color="auto"/>
                                                        <w:bottom w:val="none" w:sz="0" w:space="0" w:color="auto"/>
                                                        <w:right w:val="none" w:sz="0" w:space="0" w:color="auto"/>
                                                      </w:divBdr>
                                                      <w:divsChild>
                                                        <w:div w:id="1530413342">
                                                          <w:marLeft w:val="0"/>
                                                          <w:marRight w:val="0"/>
                                                          <w:marTop w:val="0"/>
                                                          <w:marBottom w:val="0"/>
                                                          <w:divBdr>
                                                            <w:top w:val="none" w:sz="0" w:space="0" w:color="auto"/>
                                                            <w:left w:val="none" w:sz="0" w:space="0" w:color="auto"/>
                                                            <w:bottom w:val="none" w:sz="0" w:space="0" w:color="auto"/>
                                                            <w:right w:val="none" w:sz="0" w:space="0" w:color="auto"/>
                                                          </w:divBdr>
                                                        </w:div>
                                                      </w:divsChild>
                                                    </w:div>
                                                    <w:div w:id="280037829">
                                                      <w:marLeft w:val="0"/>
                                                      <w:marRight w:val="0"/>
                                                      <w:marTop w:val="0"/>
                                                      <w:marBottom w:val="225"/>
                                                      <w:divBdr>
                                                        <w:top w:val="single" w:sz="24" w:space="0" w:color="995FB6"/>
                                                        <w:left w:val="none" w:sz="0" w:space="0" w:color="auto"/>
                                                        <w:bottom w:val="none" w:sz="0" w:space="0" w:color="auto"/>
                                                        <w:right w:val="none" w:sz="0" w:space="0" w:color="auto"/>
                                                      </w:divBdr>
                                                    </w:div>
                                                    <w:div w:id="1582256076">
                                                      <w:marLeft w:val="0"/>
                                                      <w:marRight w:val="0"/>
                                                      <w:marTop w:val="0"/>
                                                      <w:marBottom w:val="0"/>
                                                      <w:divBdr>
                                                        <w:top w:val="none" w:sz="0" w:space="0" w:color="auto"/>
                                                        <w:left w:val="none" w:sz="0" w:space="0" w:color="auto"/>
                                                        <w:bottom w:val="none" w:sz="0" w:space="0" w:color="auto"/>
                                                        <w:right w:val="none" w:sz="0" w:space="0" w:color="auto"/>
                                                      </w:divBdr>
                                                    </w:div>
                                                    <w:div w:id="1789661939">
                                                      <w:marLeft w:val="0"/>
                                                      <w:marRight w:val="0"/>
                                                      <w:marTop w:val="0"/>
                                                      <w:marBottom w:val="0"/>
                                                      <w:divBdr>
                                                        <w:top w:val="none" w:sz="0" w:space="0" w:color="auto"/>
                                                        <w:left w:val="none" w:sz="0" w:space="0" w:color="auto"/>
                                                        <w:bottom w:val="none" w:sz="0" w:space="0" w:color="auto"/>
                                                        <w:right w:val="none" w:sz="0" w:space="0" w:color="auto"/>
                                                      </w:divBdr>
                                                      <w:divsChild>
                                                        <w:div w:id="664554878">
                                                          <w:marLeft w:val="0"/>
                                                          <w:marRight w:val="0"/>
                                                          <w:marTop w:val="0"/>
                                                          <w:marBottom w:val="0"/>
                                                          <w:divBdr>
                                                            <w:top w:val="none" w:sz="0" w:space="0" w:color="auto"/>
                                                            <w:left w:val="none" w:sz="0" w:space="0" w:color="auto"/>
                                                            <w:bottom w:val="none" w:sz="0" w:space="0" w:color="auto"/>
                                                            <w:right w:val="none" w:sz="0" w:space="0" w:color="auto"/>
                                                          </w:divBdr>
                                                        </w:div>
                                                      </w:divsChild>
                                                    </w:div>
                                                    <w:div w:id="690763448">
                                                      <w:marLeft w:val="0"/>
                                                      <w:marRight w:val="0"/>
                                                      <w:marTop w:val="0"/>
                                                      <w:marBottom w:val="225"/>
                                                      <w:divBdr>
                                                        <w:top w:val="single" w:sz="24" w:space="0" w:color="995FB6"/>
                                                        <w:left w:val="none" w:sz="0" w:space="0" w:color="auto"/>
                                                        <w:bottom w:val="none" w:sz="0" w:space="0" w:color="auto"/>
                                                        <w:right w:val="none" w:sz="0" w:space="0" w:color="auto"/>
                                                      </w:divBdr>
                                                    </w:div>
                                                    <w:div w:id="705184145">
                                                      <w:marLeft w:val="0"/>
                                                      <w:marRight w:val="0"/>
                                                      <w:marTop w:val="0"/>
                                                      <w:marBottom w:val="0"/>
                                                      <w:divBdr>
                                                        <w:top w:val="none" w:sz="0" w:space="0" w:color="auto"/>
                                                        <w:left w:val="none" w:sz="0" w:space="0" w:color="auto"/>
                                                        <w:bottom w:val="none" w:sz="0" w:space="0" w:color="auto"/>
                                                        <w:right w:val="none" w:sz="0" w:space="0" w:color="auto"/>
                                                      </w:divBdr>
                                                    </w:div>
                                                    <w:div w:id="2004166564">
                                                      <w:marLeft w:val="0"/>
                                                      <w:marRight w:val="0"/>
                                                      <w:marTop w:val="0"/>
                                                      <w:marBottom w:val="0"/>
                                                      <w:divBdr>
                                                        <w:top w:val="none" w:sz="0" w:space="0" w:color="auto"/>
                                                        <w:left w:val="none" w:sz="0" w:space="0" w:color="auto"/>
                                                        <w:bottom w:val="none" w:sz="0" w:space="0" w:color="auto"/>
                                                        <w:right w:val="none" w:sz="0" w:space="0" w:color="auto"/>
                                                      </w:divBdr>
                                                      <w:divsChild>
                                                        <w:div w:id="1206988016">
                                                          <w:marLeft w:val="0"/>
                                                          <w:marRight w:val="0"/>
                                                          <w:marTop w:val="0"/>
                                                          <w:marBottom w:val="0"/>
                                                          <w:divBdr>
                                                            <w:top w:val="none" w:sz="0" w:space="0" w:color="auto"/>
                                                            <w:left w:val="none" w:sz="0" w:space="0" w:color="auto"/>
                                                            <w:bottom w:val="none" w:sz="0" w:space="0" w:color="auto"/>
                                                            <w:right w:val="none" w:sz="0" w:space="0" w:color="auto"/>
                                                          </w:divBdr>
                                                        </w:div>
                                                      </w:divsChild>
                                                    </w:div>
                                                    <w:div w:id="294605452">
                                                      <w:marLeft w:val="0"/>
                                                      <w:marRight w:val="0"/>
                                                      <w:marTop w:val="0"/>
                                                      <w:marBottom w:val="225"/>
                                                      <w:divBdr>
                                                        <w:top w:val="single" w:sz="24" w:space="0" w:color="995FB6"/>
                                                        <w:left w:val="none" w:sz="0" w:space="0" w:color="auto"/>
                                                        <w:bottom w:val="none" w:sz="0" w:space="0" w:color="auto"/>
                                                        <w:right w:val="none" w:sz="0" w:space="0" w:color="auto"/>
                                                      </w:divBdr>
                                                    </w:div>
                                                    <w:div w:id="432550235">
                                                      <w:marLeft w:val="0"/>
                                                      <w:marRight w:val="0"/>
                                                      <w:marTop w:val="0"/>
                                                      <w:marBottom w:val="0"/>
                                                      <w:divBdr>
                                                        <w:top w:val="none" w:sz="0" w:space="0" w:color="auto"/>
                                                        <w:left w:val="none" w:sz="0" w:space="0" w:color="auto"/>
                                                        <w:bottom w:val="none" w:sz="0" w:space="0" w:color="auto"/>
                                                        <w:right w:val="none" w:sz="0" w:space="0" w:color="auto"/>
                                                      </w:divBdr>
                                                    </w:div>
                                                    <w:div w:id="264962614">
                                                      <w:marLeft w:val="0"/>
                                                      <w:marRight w:val="0"/>
                                                      <w:marTop w:val="0"/>
                                                      <w:marBottom w:val="0"/>
                                                      <w:divBdr>
                                                        <w:top w:val="none" w:sz="0" w:space="0" w:color="auto"/>
                                                        <w:left w:val="none" w:sz="0" w:space="0" w:color="auto"/>
                                                        <w:bottom w:val="none" w:sz="0" w:space="0" w:color="auto"/>
                                                        <w:right w:val="none" w:sz="0" w:space="0" w:color="auto"/>
                                                      </w:divBdr>
                                                      <w:divsChild>
                                                        <w:div w:id="296449289">
                                                          <w:marLeft w:val="0"/>
                                                          <w:marRight w:val="0"/>
                                                          <w:marTop w:val="0"/>
                                                          <w:marBottom w:val="0"/>
                                                          <w:divBdr>
                                                            <w:top w:val="none" w:sz="0" w:space="0" w:color="auto"/>
                                                            <w:left w:val="none" w:sz="0" w:space="0" w:color="auto"/>
                                                            <w:bottom w:val="none" w:sz="0" w:space="0" w:color="auto"/>
                                                            <w:right w:val="none" w:sz="0" w:space="0" w:color="auto"/>
                                                          </w:divBdr>
                                                        </w:div>
                                                      </w:divsChild>
                                                    </w:div>
                                                    <w:div w:id="956331409">
                                                      <w:marLeft w:val="0"/>
                                                      <w:marRight w:val="0"/>
                                                      <w:marTop w:val="0"/>
                                                      <w:marBottom w:val="225"/>
                                                      <w:divBdr>
                                                        <w:top w:val="single" w:sz="24" w:space="0" w:color="995FB6"/>
                                                        <w:left w:val="none" w:sz="0" w:space="0" w:color="auto"/>
                                                        <w:bottom w:val="none" w:sz="0" w:space="0" w:color="auto"/>
                                                        <w:right w:val="none" w:sz="0" w:space="0" w:color="auto"/>
                                                      </w:divBdr>
                                                    </w:div>
                                                    <w:div w:id="984552636">
                                                      <w:marLeft w:val="0"/>
                                                      <w:marRight w:val="0"/>
                                                      <w:marTop w:val="0"/>
                                                      <w:marBottom w:val="0"/>
                                                      <w:divBdr>
                                                        <w:top w:val="none" w:sz="0" w:space="0" w:color="auto"/>
                                                        <w:left w:val="none" w:sz="0" w:space="0" w:color="auto"/>
                                                        <w:bottom w:val="none" w:sz="0" w:space="0" w:color="auto"/>
                                                        <w:right w:val="none" w:sz="0" w:space="0" w:color="auto"/>
                                                      </w:divBdr>
                                                    </w:div>
                                                    <w:div w:id="1384405972">
                                                      <w:marLeft w:val="0"/>
                                                      <w:marRight w:val="0"/>
                                                      <w:marTop w:val="0"/>
                                                      <w:marBottom w:val="225"/>
                                                      <w:divBdr>
                                                        <w:top w:val="single" w:sz="24" w:space="0" w:color="995FB6"/>
                                                        <w:left w:val="none" w:sz="0" w:space="0" w:color="auto"/>
                                                        <w:bottom w:val="none" w:sz="0" w:space="0" w:color="auto"/>
                                                        <w:right w:val="none" w:sz="0" w:space="0" w:color="auto"/>
                                                      </w:divBdr>
                                                    </w:div>
                                                    <w:div w:id="1877305372">
                                                      <w:marLeft w:val="0"/>
                                                      <w:marRight w:val="0"/>
                                                      <w:marTop w:val="0"/>
                                                      <w:marBottom w:val="0"/>
                                                      <w:divBdr>
                                                        <w:top w:val="none" w:sz="0" w:space="0" w:color="auto"/>
                                                        <w:left w:val="none" w:sz="0" w:space="0" w:color="auto"/>
                                                        <w:bottom w:val="none" w:sz="0" w:space="0" w:color="auto"/>
                                                        <w:right w:val="none" w:sz="0" w:space="0" w:color="auto"/>
                                                      </w:divBdr>
                                                    </w:div>
                                                    <w:div w:id="1586184951">
                                                      <w:marLeft w:val="0"/>
                                                      <w:marRight w:val="0"/>
                                                      <w:marTop w:val="0"/>
                                                      <w:marBottom w:val="225"/>
                                                      <w:divBdr>
                                                        <w:top w:val="single" w:sz="24" w:space="0" w:color="995FB6"/>
                                                        <w:left w:val="none" w:sz="0" w:space="0" w:color="auto"/>
                                                        <w:bottom w:val="none" w:sz="0" w:space="0" w:color="auto"/>
                                                        <w:right w:val="none" w:sz="0" w:space="0" w:color="auto"/>
                                                      </w:divBdr>
                                                    </w:div>
                                                    <w:div w:id="1737972506">
                                                      <w:marLeft w:val="0"/>
                                                      <w:marRight w:val="0"/>
                                                      <w:marTop w:val="0"/>
                                                      <w:marBottom w:val="0"/>
                                                      <w:divBdr>
                                                        <w:top w:val="none" w:sz="0" w:space="0" w:color="auto"/>
                                                        <w:left w:val="none" w:sz="0" w:space="0" w:color="auto"/>
                                                        <w:bottom w:val="none" w:sz="0" w:space="0" w:color="auto"/>
                                                        <w:right w:val="none" w:sz="0" w:space="0" w:color="auto"/>
                                                      </w:divBdr>
                                                    </w:div>
                                                    <w:div w:id="694889494">
                                                      <w:marLeft w:val="0"/>
                                                      <w:marRight w:val="0"/>
                                                      <w:marTop w:val="0"/>
                                                      <w:marBottom w:val="225"/>
                                                      <w:divBdr>
                                                        <w:top w:val="single" w:sz="24" w:space="0" w:color="995FB6"/>
                                                        <w:left w:val="none" w:sz="0" w:space="0" w:color="auto"/>
                                                        <w:bottom w:val="none" w:sz="0" w:space="0" w:color="auto"/>
                                                        <w:right w:val="none" w:sz="0" w:space="0" w:color="auto"/>
                                                      </w:divBdr>
                                                    </w:div>
                                                    <w:div w:id="1818640932">
                                                      <w:marLeft w:val="0"/>
                                                      <w:marRight w:val="0"/>
                                                      <w:marTop w:val="0"/>
                                                      <w:marBottom w:val="0"/>
                                                      <w:divBdr>
                                                        <w:top w:val="none" w:sz="0" w:space="0" w:color="auto"/>
                                                        <w:left w:val="none" w:sz="0" w:space="0" w:color="auto"/>
                                                        <w:bottom w:val="none" w:sz="0" w:space="0" w:color="auto"/>
                                                        <w:right w:val="none" w:sz="0" w:space="0" w:color="auto"/>
                                                      </w:divBdr>
                                                    </w:div>
                                                    <w:div w:id="192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9726702">
                      <w:marLeft w:val="0"/>
                      <w:marRight w:val="0"/>
                      <w:marTop w:val="0"/>
                      <w:marBottom w:val="0"/>
                      <w:divBdr>
                        <w:top w:val="none" w:sz="0" w:space="0" w:color="auto"/>
                        <w:left w:val="none" w:sz="0" w:space="0" w:color="auto"/>
                        <w:bottom w:val="none" w:sz="0" w:space="0" w:color="auto"/>
                        <w:right w:val="none" w:sz="0" w:space="0" w:color="auto"/>
                      </w:divBdr>
                      <w:divsChild>
                        <w:div w:id="1046107693">
                          <w:marLeft w:val="0"/>
                          <w:marRight w:val="0"/>
                          <w:marTop w:val="0"/>
                          <w:marBottom w:val="0"/>
                          <w:divBdr>
                            <w:top w:val="none" w:sz="0" w:space="0" w:color="auto"/>
                            <w:left w:val="none" w:sz="0" w:space="0" w:color="auto"/>
                            <w:bottom w:val="none" w:sz="0" w:space="0" w:color="auto"/>
                            <w:right w:val="none" w:sz="0" w:space="0" w:color="auto"/>
                          </w:divBdr>
                          <w:divsChild>
                            <w:div w:id="1649017311">
                              <w:marLeft w:val="0"/>
                              <w:marRight w:val="0"/>
                              <w:marTop w:val="0"/>
                              <w:marBottom w:val="0"/>
                              <w:divBdr>
                                <w:top w:val="none" w:sz="0" w:space="0" w:color="auto"/>
                                <w:left w:val="none" w:sz="0" w:space="0" w:color="auto"/>
                                <w:bottom w:val="none" w:sz="0" w:space="0" w:color="auto"/>
                                <w:right w:val="none" w:sz="0" w:space="0" w:color="auto"/>
                              </w:divBdr>
                              <w:divsChild>
                                <w:div w:id="1874687847">
                                  <w:marLeft w:val="0"/>
                                  <w:marRight w:val="0"/>
                                  <w:marTop w:val="0"/>
                                  <w:marBottom w:val="0"/>
                                  <w:divBdr>
                                    <w:top w:val="none" w:sz="0" w:space="0" w:color="auto"/>
                                    <w:left w:val="none" w:sz="0" w:space="0" w:color="auto"/>
                                    <w:bottom w:val="none" w:sz="0" w:space="0" w:color="auto"/>
                                    <w:right w:val="none" w:sz="0" w:space="0" w:color="auto"/>
                                  </w:divBdr>
                                  <w:divsChild>
                                    <w:div w:id="205719194">
                                      <w:marLeft w:val="0"/>
                                      <w:marRight w:val="0"/>
                                      <w:marTop w:val="0"/>
                                      <w:marBottom w:val="0"/>
                                      <w:divBdr>
                                        <w:top w:val="none" w:sz="0" w:space="0" w:color="auto"/>
                                        <w:left w:val="none" w:sz="0" w:space="0" w:color="auto"/>
                                        <w:bottom w:val="none" w:sz="0" w:space="0" w:color="auto"/>
                                        <w:right w:val="none" w:sz="0" w:space="0" w:color="auto"/>
                                      </w:divBdr>
                                    </w:div>
                                    <w:div w:id="727604589">
                                      <w:marLeft w:val="0"/>
                                      <w:marRight w:val="0"/>
                                      <w:marTop w:val="0"/>
                                      <w:marBottom w:val="525"/>
                                      <w:divBdr>
                                        <w:top w:val="none" w:sz="0" w:space="0" w:color="auto"/>
                                        <w:left w:val="none" w:sz="0" w:space="0" w:color="auto"/>
                                        <w:bottom w:val="none" w:sz="0" w:space="0" w:color="auto"/>
                                        <w:right w:val="none" w:sz="0" w:space="0" w:color="auto"/>
                                      </w:divBdr>
                                      <w:divsChild>
                                        <w:div w:id="1439912607">
                                          <w:marLeft w:val="0"/>
                                          <w:marRight w:val="0"/>
                                          <w:marTop w:val="0"/>
                                          <w:marBottom w:val="0"/>
                                          <w:divBdr>
                                            <w:top w:val="none" w:sz="0" w:space="0" w:color="auto"/>
                                            <w:left w:val="none" w:sz="0" w:space="0" w:color="auto"/>
                                            <w:bottom w:val="none" w:sz="0" w:space="0" w:color="auto"/>
                                            <w:right w:val="none" w:sz="0" w:space="0" w:color="auto"/>
                                          </w:divBdr>
                                        </w:div>
                                      </w:divsChild>
                                    </w:div>
                                    <w:div w:id="1398817953">
                                      <w:marLeft w:val="0"/>
                                      <w:marRight w:val="0"/>
                                      <w:marTop w:val="0"/>
                                      <w:marBottom w:val="525"/>
                                      <w:divBdr>
                                        <w:top w:val="none" w:sz="0" w:space="0" w:color="auto"/>
                                        <w:left w:val="none" w:sz="0" w:space="0" w:color="auto"/>
                                        <w:bottom w:val="none" w:sz="0" w:space="0" w:color="auto"/>
                                        <w:right w:val="none" w:sz="0" w:space="0" w:color="auto"/>
                                      </w:divBdr>
                                      <w:divsChild>
                                        <w:div w:id="11400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748432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696154459">
          <w:marLeft w:val="0"/>
          <w:marRight w:val="0"/>
          <w:marTop w:val="0"/>
          <w:marBottom w:val="0"/>
          <w:divBdr>
            <w:top w:val="none" w:sz="0" w:space="0" w:color="auto"/>
            <w:left w:val="none" w:sz="0" w:space="0" w:color="auto"/>
            <w:bottom w:val="none" w:sz="0" w:space="0" w:color="auto"/>
            <w:right w:val="none" w:sz="0" w:space="0" w:color="auto"/>
          </w:divBdr>
          <w:divsChild>
            <w:div w:id="1509566484">
              <w:marLeft w:val="0"/>
              <w:marRight w:val="0"/>
              <w:marTop w:val="0"/>
              <w:marBottom w:val="0"/>
              <w:divBdr>
                <w:top w:val="none" w:sz="0" w:space="0" w:color="auto"/>
                <w:left w:val="none" w:sz="0" w:space="0" w:color="auto"/>
                <w:bottom w:val="none" w:sz="0" w:space="0" w:color="auto"/>
                <w:right w:val="none" w:sz="0" w:space="0" w:color="auto"/>
              </w:divBdr>
              <w:divsChild>
                <w:div w:id="112285211">
                  <w:marLeft w:val="0"/>
                  <w:marRight w:val="0"/>
                  <w:marTop w:val="0"/>
                  <w:marBottom w:val="0"/>
                  <w:divBdr>
                    <w:top w:val="none" w:sz="0" w:space="0" w:color="auto"/>
                    <w:left w:val="none" w:sz="0" w:space="0" w:color="auto"/>
                    <w:bottom w:val="none" w:sz="0" w:space="0" w:color="auto"/>
                    <w:right w:val="none" w:sz="0" w:space="0" w:color="auto"/>
                  </w:divBdr>
                  <w:divsChild>
                    <w:div w:id="1426074667">
                      <w:marLeft w:val="0"/>
                      <w:marRight w:val="0"/>
                      <w:marTop w:val="0"/>
                      <w:marBottom w:val="0"/>
                      <w:divBdr>
                        <w:top w:val="none" w:sz="0" w:space="0" w:color="auto"/>
                        <w:left w:val="none" w:sz="0" w:space="0" w:color="auto"/>
                        <w:bottom w:val="none" w:sz="0" w:space="0" w:color="auto"/>
                        <w:right w:val="none" w:sz="0" w:space="0" w:color="auto"/>
                      </w:divBdr>
                    </w:div>
                    <w:div w:id="1323972669">
                      <w:marLeft w:val="0"/>
                      <w:marRight w:val="0"/>
                      <w:marTop w:val="0"/>
                      <w:marBottom w:val="0"/>
                      <w:divBdr>
                        <w:top w:val="none" w:sz="0" w:space="0" w:color="auto"/>
                        <w:left w:val="none" w:sz="0" w:space="0" w:color="auto"/>
                        <w:bottom w:val="none" w:sz="0" w:space="0" w:color="auto"/>
                        <w:right w:val="none" w:sz="0" w:space="0" w:color="auto"/>
                      </w:divBdr>
                      <w:divsChild>
                        <w:div w:id="228276163">
                          <w:marLeft w:val="0"/>
                          <w:marRight w:val="0"/>
                          <w:marTop w:val="0"/>
                          <w:marBottom w:val="0"/>
                          <w:divBdr>
                            <w:top w:val="none" w:sz="0" w:space="0" w:color="auto"/>
                            <w:left w:val="none" w:sz="0" w:space="0" w:color="auto"/>
                            <w:bottom w:val="none" w:sz="0" w:space="0" w:color="auto"/>
                            <w:right w:val="none" w:sz="0" w:space="0" w:color="auto"/>
                          </w:divBdr>
                          <w:divsChild>
                            <w:div w:id="18887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6709">
                  <w:marLeft w:val="0"/>
                  <w:marRight w:val="0"/>
                  <w:marTop w:val="0"/>
                  <w:marBottom w:val="0"/>
                  <w:divBdr>
                    <w:top w:val="none" w:sz="0" w:space="0" w:color="auto"/>
                    <w:left w:val="none" w:sz="0" w:space="0" w:color="auto"/>
                    <w:bottom w:val="none" w:sz="0" w:space="0" w:color="auto"/>
                    <w:right w:val="none" w:sz="0" w:space="0" w:color="auto"/>
                  </w:divBdr>
                  <w:divsChild>
                    <w:div w:id="512769462">
                      <w:marLeft w:val="0"/>
                      <w:marRight w:val="0"/>
                      <w:marTop w:val="0"/>
                      <w:marBottom w:val="0"/>
                      <w:divBdr>
                        <w:top w:val="none" w:sz="0" w:space="0" w:color="auto"/>
                        <w:left w:val="none" w:sz="0" w:space="0" w:color="auto"/>
                        <w:bottom w:val="none" w:sz="0" w:space="0" w:color="auto"/>
                        <w:right w:val="none" w:sz="0" w:space="0" w:color="auto"/>
                      </w:divBdr>
                    </w:div>
                  </w:divsChild>
                </w:div>
                <w:div w:id="1398044265">
                  <w:marLeft w:val="0"/>
                  <w:marRight w:val="0"/>
                  <w:marTop w:val="0"/>
                  <w:marBottom w:val="0"/>
                  <w:divBdr>
                    <w:top w:val="none" w:sz="0" w:space="0" w:color="auto"/>
                    <w:left w:val="none" w:sz="0" w:space="0" w:color="auto"/>
                    <w:bottom w:val="none" w:sz="0" w:space="0" w:color="auto"/>
                    <w:right w:val="none" w:sz="0" w:space="0" w:color="auto"/>
                  </w:divBdr>
                  <w:divsChild>
                    <w:div w:id="1258246632">
                      <w:marLeft w:val="0"/>
                      <w:marRight w:val="0"/>
                      <w:marTop w:val="0"/>
                      <w:marBottom w:val="0"/>
                      <w:divBdr>
                        <w:top w:val="none" w:sz="0" w:space="0" w:color="auto"/>
                        <w:left w:val="none" w:sz="0" w:space="0" w:color="auto"/>
                        <w:bottom w:val="none" w:sz="0" w:space="0" w:color="auto"/>
                        <w:right w:val="none" w:sz="0" w:space="0" w:color="auto"/>
                      </w:divBdr>
                    </w:div>
                    <w:div w:id="2003510397">
                      <w:marLeft w:val="0"/>
                      <w:marRight w:val="0"/>
                      <w:marTop w:val="0"/>
                      <w:marBottom w:val="0"/>
                      <w:divBdr>
                        <w:top w:val="none" w:sz="0" w:space="0" w:color="auto"/>
                        <w:left w:val="none" w:sz="0" w:space="0" w:color="auto"/>
                        <w:bottom w:val="none" w:sz="0" w:space="0" w:color="auto"/>
                        <w:right w:val="none" w:sz="0" w:space="0" w:color="auto"/>
                      </w:divBdr>
                    </w:div>
                  </w:divsChild>
                </w:div>
                <w:div w:id="308365199">
                  <w:marLeft w:val="0"/>
                  <w:marRight w:val="0"/>
                  <w:marTop w:val="0"/>
                  <w:marBottom w:val="0"/>
                  <w:divBdr>
                    <w:top w:val="none" w:sz="0" w:space="0" w:color="auto"/>
                    <w:left w:val="none" w:sz="0" w:space="0" w:color="auto"/>
                    <w:bottom w:val="none" w:sz="0" w:space="0" w:color="auto"/>
                    <w:right w:val="none" w:sz="0" w:space="0" w:color="auto"/>
                  </w:divBdr>
                  <w:divsChild>
                    <w:div w:id="1999458880">
                      <w:marLeft w:val="0"/>
                      <w:marRight w:val="0"/>
                      <w:marTop w:val="0"/>
                      <w:marBottom w:val="0"/>
                      <w:divBdr>
                        <w:top w:val="none" w:sz="0" w:space="0" w:color="auto"/>
                        <w:left w:val="none" w:sz="0" w:space="0" w:color="auto"/>
                        <w:bottom w:val="none" w:sz="0" w:space="0" w:color="auto"/>
                        <w:right w:val="none" w:sz="0" w:space="0" w:color="auto"/>
                      </w:divBdr>
                    </w:div>
                    <w:div w:id="2145341900">
                      <w:marLeft w:val="0"/>
                      <w:marRight w:val="0"/>
                      <w:marTop w:val="0"/>
                      <w:marBottom w:val="0"/>
                      <w:divBdr>
                        <w:top w:val="none" w:sz="0" w:space="0" w:color="auto"/>
                        <w:left w:val="none" w:sz="0" w:space="0" w:color="auto"/>
                        <w:bottom w:val="none" w:sz="0" w:space="0" w:color="auto"/>
                        <w:right w:val="none" w:sz="0" w:space="0" w:color="auto"/>
                      </w:divBdr>
                    </w:div>
                  </w:divsChild>
                </w:div>
                <w:div w:id="671377498">
                  <w:marLeft w:val="0"/>
                  <w:marRight w:val="0"/>
                  <w:marTop w:val="0"/>
                  <w:marBottom w:val="0"/>
                  <w:divBdr>
                    <w:top w:val="none" w:sz="0" w:space="0" w:color="auto"/>
                    <w:left w:val="none" w:sz="0" w:space="0" w:color="auto"/>
                    <w:bottom w:val="none" w:sz="0" w:space="0" w:color="auto"/>
                    <w:right w:val="none" w:sz="0" w:space="0" w:color="auto"/>
                  </w:divBdr>
                  <w:divsChild>
                    <w:div w:id="263073470">
                      <w:marLeft w:val="0"/>
                      <w:marRight w:val="0"/>
                      <w:marTop w:val="0"/>
                      <w:marBottom w:val="0"/>
                      <w:divBdr>
                        <w:top w:val="none" w:sz="0" w:space="0" w:color="auto"/>
                        <w:left w:val="none" w:sz="0" w:space="0" w:color="auto"/>
                        <w:bottom w:val="none" w:sz="0" w:space="0" w:color="auto"/>
                        <w:right w:val="none" w:sz="0" w:space="0" w:color="auto"/>
                      </w:divBdr>
                    </w:div>
                    <w:div w:id="202751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7330">
              <w:marLeft w:val="0"/>
              <w:marRight w:val="0"/>
              <w:marTop w:val="0"/>
              <w:marBottom w:val="0"/>
              <w:divBdr>
                <w:top w:val="none" w:sz="0" w:space="0" w:color="auto"/>
                <w:left w:val="none" w:sz="0" w:space="0" w:color="auto"/>
                <w:bottom w:val="none" w:sz="0" w:space="0" w:color="auto"/>
                <w:right w:val="none" w:sz="0" w:space="0" w:color="auto"/>
              </w:divBdr>
              <w:divsChild>
                <w:div w:id="1931045110">
                  <w:marLeft w:val="0"/>
                  <w:marRight w:val="0"/>
                  <w:marTop w:val="0"/>
                  <w:marBottom w:val="0"/>
                  <w:divBdr>
                    <w:top w:val="none" w:sz="0" w:space="0" w:color="auto"/>
                    <w:left w:val="none" w:sz="0" w:space="0" w:color="auto"/>
                    <w:bottom w:val="none" w:sz="0" w:space="0" w:color="auto"/>
                    <w:right w:val="none" w:sz="0" w:space="0" w:color="auto"/>
                  </w:divBdr>
                  <w:divsChild>
                    <w:div w:id="719984324">
                      <w:marLeft w:val="0"/>
                      <w:marRight w:val="0"/>
                      <w:marTop w:val="0"/>
                      <w:marBottom w:val="0"/>
                      <w:divBdr>
                        <w:top w:val="none" w:sz="0" w:space="0" w:color="auto"/>
                        <w:left w:val="none" w:sz="0" w:space="0" w:color="auto"/>
                        <w:bottom w:val="none" w:sz="0" w:space="0" w:color="auto"/>
                        <w:right w:val="none" w:sz="0" w:space="0" w:color="auto"/>
                      </w:divBdr>
                    </w:div>
                  </w:divsChild>
                </w:div>
                <w:div w:id="136710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72423">
          <w:marLeft w:val="0"/>
          <w:marRight w:val="0"/>
          <w:marTop w:val="0"/>
          <w:marBottom w:val="0"/>
          <w:divBdr>
            <w:top w:val="none" w:sz="0" w:space="0" w:color="auto"/>
            <w:left w:val="none" w:sz="0" w:space="0" w:color="auto"/>
            <w:bottom w:val="none" w:sz="0" w:space="0" w:color="auto"/>
            <w:right w:val="none" w:sz="0" w:space="0" w:color="auto"/>
          </w:divBdr>
          <w:divsChild>
            <w:div w:id="613638237">
              <w:marLeft w:val="0"/>
              <w:marRight w:val="0"/>
              <w:marTop w:val="0"/>
              <w:marBottom w:val="0"/>
              <w:divBdr>
                <w:top w:val="none" w:sz="0" w:space="0" w:color="auto"/>
                <w:left w:val="none" w:sz="0" w:space="0" w:color="auto"/>
                <w:bottom w:val="none" w:sz="0" w:space="0" w:color="auto"/>
                <w:right w:val="none" w:sz="0" w:space="0" w:color="auto"/>
              </w:divBdr>
              <w:divsChild>
                <w:div w:id="1439525302">
                  <w:marLeft w:val="0"/>
                  <w:marRight w:val="0"/>
                  <w:marTop w:val="0"/>
                  <w:marBottom w:val="0"/>
                  <w:divBdr>
                    <w:top w:val="none" w:sz="0" w:space="0" w:color="auto"/>
                    <w:left w:val="none" w:sz="0" w:space="0" w:color="auto"/>
                    <w:bottom w:val="none" w:sz="0" w:space="0" w:color="auto"/>
                    <w:right w:val="none" w:sz="0" w:space="0" w:color="auto"/>
                  </w:divBdr>
                  <w:divsChild>
                    <w:div w:id="8403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167704">
          <w:marLeft w:val="0"/>
          <w:marRight w:val="0"/>
          <w:marTop w:val="0"/>
          <w:marBottom w:val="0"/>
          <w:divBdr>
            <w:top w:val="none" w:sz="0" w:space="0" w:color="auto"/>
            <w:left w:val="none" w:sz="0" w:space="0" w:color="auto"/>
            <w:bottom w:val="none" w:sz="0" w:space="0" w:color="auto"/>
            <w:right w:val="none" w:sz="0" w:space="0" w:color="auto"/>
          </w:divBdr>
          <w:divsChild>
            <w:div w:id="806630986">
              <w:marLeft w:val="0"/>
              <w:marRight w:val="0"/>
              <w:marTop w:val="0"/>
              <w:marBottom w:val="0"/>
              <w:divBdr>
                <w:top w:val="none" w:sz="0" w:space="0" w:color="auto"/>
                <w:left w:val="none" w:sz="0" w:space="0" w:color="auto"/>
                <w:bottom w:val="none" w:sz="0" w:space="0" w:color="auto"/>
                <w:right w:val="none" w:sz="0" w:space="0" w:color="auto"/>
              </w:divBdr>
              <w:divsChild>
                <w:div w:id="9210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729142">
      <w:bodyDiv w:val="1"/>
      <w:marLeft w:val="0"/>
      <w:marRight w:val="0"/>
      <w:marTop w:val="0"/>
      <w:marBottom w:val="0"/>
      <w:divBdr>
        <w:top w:val="none" w:sz="0" w:space="0" w:color="auto"/>
        <w:left w:val="none" w:sz="0" w:space="0" w:color="auto"/>
        <w:bottom w:val="none" w:sz="0" w:space="0" w:color="auto"/>
        <w:right w:val="none" w:sz="0" w:space="0" w:color="auto"/>
      </w:divBdr>
    </w:div>
    <w:div w:id="1866096551">
      <w:bodyDiv w:val="1"/>
      <w:marLeft w:val="0"/>
      <w:marRight w:val="0"/>
      <w:marTop w:val="0"/>
      <w:marBottom w:val="0"/>
      <w:divBdr>
        <w:top w:val="none" w:sz="0" w:space="0" w:color="auto"/>
        <w:left w:val="none" w:sz="0" w:space="0" w:color="auto"/>
        <w:bottom w:val="none" w:sz="0" w:space="0" w:color="auto"/>
        <w:right w:val="none" w:sz="0" w:space="0" w:color="auto"/>
      </w:divBdr>
    </w:div>
    <w:div w:id="1869830686">
      <w:bodyDiv w:val="1"/>
      <w:marLeft w:val="0"/>
      <w:marRight w:val="0"/>
      <w:marTop w:val="0"/>
      <w:marBottom w:val="0"/>
      <w:divBdr>
        <w:top w:val="none" w:sz="0" w:space="0" w:color="auto"/>
        <w:left w:val="none" w:sz="0" w:space="0" w:color="auto"/>
        <w:bottom w:val="none" w:sz="0" w:space="0" w:color="auto"/>
        <w:right w:val="none" w:sz="0" w:space="0" w:color="auto"/>
      </w:divBdr>
    </w:div>
    <w:div w:id="1942256711">
      <w:bodyDiv w:val="1"/>
      <w:marLeft w:val="0"/>
      <w:marRight w:val="0"/>
      <w:marTop w:val="0"/>
      <w:marBottom w:val="0"/>
      <w:divBdr>
        <w:top w:val="none" w:sz="0" w:space="0" w:color="auto"/>
        <w:left w:val="none" w:sz="0" w:space="0" w:color="auto"/>
        <w:bottom w:val="none" w:sz="0" w:space="0" w:color="auto"/>
        <w:right w:val="none" w:sz="0" w:space="0" w:color="auto"/>
      </w:divBdr>
    </w:div>
    <w:div w:id="2027514008">
      <w:bodyDiv w:val="1"/>
      <w:marLeft w:val="0"/>
      <w:marRight w:val="0"/>
      <w:marTop w:val="0"/>
      <w:marBottom w:val="0"/>
      <w:divBdr>
        <w:top w:val="none" w:sz="0" w:space="0" w:color="auto"/>
        <w:left w:val="none" w:sz="0" w:space="0" w:color="auto"/>
        <w:bottom w:val="none" w:sz="0" w:space="0" w:color="auto"/>
        <w:right w:val="none" w:sz="0" w:space="0" w:color="auto"/>
      </w:divBdr>
    </w:div>
    <w:div w:id="205700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 TargetMode="External"/><Relationship Id="rId18" Type="http://schemas.openxmlformats.org/officeDocument/2006/relationships/hyperlink" Target="https://www.agilealliance.org/glossary/user-stories/" TargetMode="External"/><Relationship Id="rId26" Type="http://schemas.openxmlformats.org/officeDocument/2006/relationships/hyperlink" Target="https://softwaretestingfundamentals.com/integration-testing/" TargetMode="External"/><Relationship Id="rId39"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tryqa.com/what-is-defect-or-bugs-or-faults-in-software-testing/" TargetMode="External"/><Relationship Id="rId34" Type="http://schemas.openxmlformats.org/officeDocument/2006/relationships/image" Target="media/image6.png"/><Relationship Id="rId42" Type="http://schemas.openxmlformats.org/officeDocument/2006/relationships/hyperlink" Target="https://www.edureka.co/" TargetMode="External"/><Relationship Id="rId47" Type="http://schemas.openxmlformats.org/officeDocument/2006/relationships/hyperlink" Target="http://tpcg.io/pChYr6" TargetMode="External"/><Relationship Id="rId50" Type="http://schemas.openxmlformats.org/officeDocument/2006/relationships/image" Target="media/image14.png"/><Relationship Id="rId7" Type="http://schemas.openxmlformats.org/officeDocument/2006/relationships/hyperlink" Target="https://www.softwaretestinghelp.com/cucumber-bdd-tool-selenium-tutorial-30/" TargetMode="External"/><Relationship Id="rId12" Type="http://schemas.openxmlformats.org/officeDocument/2006/relationships/image" Target="media/image1.jpeg"/><Relationship Id="rId17" Type="http://schemas.openxmlformats.org/officeDocument/2006/relationships/hyperlink" Target="https://www.agilealliance.org/glossary/backlog/" TargetMode="External"/><Relationship Id="rId25" Type="http://schemas.openxmlformats.org/officeDocument/2006/relationships/hyperlink" Target="https://softwaretestingfundamentals.com/software-testing-levels/" TargetMode="External"/><Relationship Id="rId33" Type="http://schemas.openxmlformats.org/officeDocument/2006/relationships/image" Target="media/image5.png"/><Relationship Id="rId38" Type="http://schemas.openxmlformats.org/officeDocument/2006/relationships/hyperlink" Target="https://www.geeksforgeeks.org/new-operator-java/" TargetMode="External"/><Relationship Id="rId46"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agilealliance.org/glossary/product-owner/" TargetMode="External"/><Relationship Id="rId20" Type="http://schemas.openxmlformats.org/officeDocument/2006/relationships/hyperlink" Target="https://www.agilealliance.org/glossary/iteration/" TargetMode="External"/><Relationship Id="rId29" Type="http://schemas.openxmlformats.org/officeDocument/2006/relationships/hyperlink" Target="https://gist.github.com/ankjain53/2c8b6ea41503cf19ae1d25b2a5e6839b/raw/48591bb53c251261f6547da13ff6da225d9ce784/TestRunner.java" TargetMode="External"/><Relationship Id="rId41" Type="http://schemas.openxmlformats.org/officeDocument/2006/relationships/hyperlink" Target="http://10.10.10.10:4444/wd/hub"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oftwaretestinghelp.com/python/" TargetMode="External"/><Relationship Id="rId11" Type="http://schemas.openxmlformats.org/officeDocument/2006/relationships/hyperlink" Target="https://cdn.softwaretestinghelp.com/wp-content/qa/uploads/2017/04/excel-sheet.jpg" TargetMode="External"/><Relationship Id="rId24" Type="http://schemas.openxmlformats.org/officeDocument/2006/relationships/image" Target="media/image3.jpeg"/><Relationship Id="rId32" Type="http://schemas.openxmlformats.org/officeDocument/2006/relationships/image" Target="media/image4.png"/><Relationship Id="rId37" Type="http://schemas.openxmlformats.org/officeDocument/2006/relationships/hyperlink" Target="http://contribute.geeksforgeeks.org/overriding-in-java/" TargetMode="External"/><Relationship Id="rId40" Type="http://schemas.openxmlformats.org/officeDocument/2006/relationships/hyperlink" Target="http://contribute.geeksforgeeks.org/encapsulation-in-java/" TargetMode="External"/><Relationship Id="rId45" Type="http://schemas.openxmlformats.org/officeDocument/2006/relationships/image" Target="media/image11.png"/><Relationship Id="rId53" Type="http://schemas.openxmlformats.org/officeDocument/2006/relationships/fontTable" Target="fontTable.xml"/><Relationship Id="rId5" Type="http://schemas.openxmlformats.org/officeDocument/2006/relationships/hyperlink" Target="https://www.softwaretestinghelp.com/java/" TargetMode="External"/><Relationship Id="rId15" Type="http://schemas.openxmlformats.org/officeDocument/2006/relationships/image" Target="media/image2.jpeg"/><Relationship Id="rId23" Type="http://schemas.openxmlformats.org/officeDocument/2006/relationships/hyperlink" Target="http://tryqa.com/what-is-the-difference-between-severity-and-priority/" TargetMode="External"/><Relationship Id="rId28" Type="http://schemas.openxmlformats.org/officeDocument/2006/relationships/hyperlink" Target="https://www.lambdatest.com/blog/building-a-regression-testing-strategy-for-agile-teams/" TargetMode="External"/><Relationship Id="rId36" Type="http://schemas.openxmlformats.org/officeDocument/2006/relationships/hyperlink" Target="https://www.geeksforgeeks.org/abstract-keyword-in-java/" TargetMode="External"/><Relationship Id="rId49" Type="http://schemas.openxmlformats.org/officeDocument/2006/relationships/image" Target="media/image13.png"/><Relationship Id="rId10" Type="http://schemas.openxmlformats.org/officeDocument/2006/relationships/hyperlink" Target="https://archive.apache.org/dist/poi/release/bin/poi-bin-3.10-FINAL-20140208.zip" TargetMode="External"/><Relationship Id="rId19" Type="http://schemas.openxmlformats.org/officeDocument/2006/relationships/hyperlink" Target="https://www.agilealliance.org/glossary/split/" TargetMode="External"/><Relationship Id="rId31" Type="http://schemas.openxmlformats.org/officeDocument/2006/relationships/hyperlink" Target="https://github.com/" TargetMode="External"/><Relationship Id="rId44" Type="http://schemas.openxmlformats.org/officeDocument/2006/relationships/image" Target="media/image10.png"/><Relationship Id="rId52"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www.softwaretestinghelp.com/data-driven-testing/" TargetMode="External"/><Relationship Id="rId14" Type="http://schemas.openxmlformats.org/officeDocument/2006/relationships/hyperlink" Target="https://cdn.softwaretestinghelp.com/wp-content/qa/uploads/2018/01/Defect-Life-cycle-In-HPM.jpg" TargetMode="External"/><Relationship Id="rId22" Type="http://schemas.openxmlformats.org/officeDocument/2006/relationships/hyperlink" Target="http://tryqa.com/what-is-verification-in-software-testing-or-what-is-software-verification/" TargetMode="External"/><Relationship Id="rId27" Type="http://schemas.openxmlformats.org/officeDocument/2006/relationships/hyperlink" Target="https://softwaretestingfundamentals.com/acceptance-testing/" TargetMode="External"/><Relationship Id="rId30" Type="http://schemas.openxmlformats.org/officeDocument/2006/relationships/hyperlink" Target="https://gist.github.com/ankjain53/2c8b6ea41503cf19ae1d25b2a5e6839b" TargetMode="External"/><Relationship Id="rId35" Type="http://schemas.openxmlformats.org/officeDocument/2006/relationships/image" Target="media/image7.png"/><Relationship Id="rId43" Type="http://schemas.openxmlformats.org/officeDocument/2006/relationships/image" Target="media/image9.png"/><Relationship Id="rId48" Type="http://schemas.openxmlformats.org/officeDocument/2006/relationships/hyperlink" Target="https://www.geeksforgeeks.org/vector-vs-arraylist-java/" TargetMode="External"/><Relationship Id="rId8" Type="http://schemas.openxmlformats.org/officeDocument/2006/relationships/hyperlink" Target="https://poi.apache.org/" TargetMode="External"/><Relationship Id="rId5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280</TotalTime>
  <Pages>41</Pages>
  <Words>9238</Words>
  <Characters>52662</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61777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Tiwari, Abhishank</dc:creator>
  <cp:keywords/>
  <dc:description/>
  <cp:lastModifiedBy>Garg, Aman</cp:lastModifiedBy>
  <cp:revision>19</cp:revision>
  <dcterms:created xsi:type="dcterms:W3CDTF">2020-08-31T09:20:00Z</dcterms:created>
  <dcterms:modified xsi:type="dcterms:W3CDTF">2020-08-31T13:59:00Z</dcterms:modified>
</cp:coreProperties>
</file>